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jc w:val="center"/>
        <w:rPr>
          <w:rFonts w:ascii="Century Gothic" w:cs="Century Gothic" w:hAnsi="Century Gothic" w:eastAsia="Century Gothic"/>
          <w:b w:val="1"/>
          <w:bCs w:val="1"/>
          <w:strike w:val="1"/>
          <w:dstrike w:val="0"/>
          <w:outline w:val="0"/>
          <w:color w:val="094e97"/>
          <w:sz w:val="28"/>
          <w:szCs w:val="28"/>
          <w:u w:color="094e97"/>
          <w14:textFill>
            <w14:solidFill>
              <w14:srgbClr w14:val="094E97"/>
            </w14:solidFill>
          </w14:textFill>
        </w:rPr>
      </w:pPr>
      <w:r>
        <w:rPr>
          <w:rFonts w:ascii="Century Gothic" w:hAnsi="Century Gothic"/>
          <w:b w:val="1"/>
          <w:bCs w:val="1"/>
          <w:outline w:val="0"/>
          <w:color w:val="094e97"/>
          <w:sz w:val="32"/>
          <w:szCs w:val="32"/>
          <w:u w:color="094e97"/>
          <w:rtl w:val="0"/>
          <w:lang w:val="en-US"/>
          <w14:textFill>
            <w14:solidFill>
              <w14:srgbClr w14:val="094E97"/>
            </w14:solidFill>
          </w14:textFill>
        </w:rPr>
        <w:t>Scaling Responsible AI Solutions 2024</w:t>
      </w:r>
    </w:p>
    <w:p>
      <w:pPr>
        <w:pStyle w:val="Body"/>
        <w:jc w:val="center"/>
        <w:rPr>
          <w:i w:val="1"/>
          <w:iCs w:val="1"/>
        </w:rPr>
      </w:pPr>
      <w:r>
        <w:rPr>
          <w:rFonts w:ascii="Century Gothic" w:hAnsi="Century Gothic"/>
          <w:b w:val="1"/>
          <w:bCs w:val="1"/>
          <w:i w:val="1"/>
          <w:iCs w:val="1"/>
          <w:outline w:val="0"/>
          <w:color w:val="094e97"/>
          <w:sz w:val="26"/>
          <w:szCs w:val="26"/>
          <w:u w:color="094e97"/>
          <w:rtl w:val="0"/>
          <w:lang w:val="en-US"/>
          <w14:textFill>
            <w14:solidFill>
              <w14:srgbClr w14:val="094E97"/>
            </w14:solidFill>
          </w14:textFill>
        </w:rPr>
        <w:t>SRAIS Deep Dive</w:t>
      </w:r>
      <w:r>
        <w:rPr>
          <w:rFonts w:ascii="Century Gothic" w:hAnsi="Century Gothic"/>
          <w:b w:val="1"/>
          <w:bCs w:val="1"/>
          <w:outline w:val="0"/>
          <w:color w:val="094e97"/>
          <w:sz w:val="26"/>
          <w:szCs w:val="26"/>
          <w:u w:color="094e97"/>
          <w:rtl w:val="0"/>
          <w:lang w:val="en-US"/>
          <w14:textFill>
            <w14:solidFill>
              <w14:srgbClr w14:val="094E97"/>
            </w14:solidFill>
          </w14:textFill>
        </w:rPr>
        <w:t xml:space="preserve"> Summary </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35"/>
        <w:gridCol w:w="6225"/>
      </w:tblGrid>
      <w:tr>
        <w:tblPrEx>
          <w:shd w:val="clear" w:color="auto" w:fill="ced7e7"/>
        </w:tblPrEx>
        <w:trPr>
          <w:trHeight w:val="536" w:hRule="atLeast"/>
        </w:trPr>
        <w:tc>
          <w:tcPr>
            <w:tcW w:type="dxa" w:w="31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094e97"/>
            <w:tcMar>
              <w:top w:type="dxa" w:w="80"/>
              <w:left w:type="dxa" w:w="80"/>
              <w:bottom w:type="dxa" w:w="80"/>
              <w:right w:type="dxa" w:w="80"/>
            </w:tcMar>
            <w:vAlign w:val="top"/>
          </w:tcPr>
          <w:p>
            <w:pPr>
              <w:pStyle w:val="Body"/>
              <w:jc w:val="center"/>
              <w:rPr>
                <w:rFonts w:ascii="Century Gothic" w:cs="Century Gothic" w:hAnsi="Century Gothic" w:eastAsia="Century Gothic"/>
                <w:b w:val="1"/>
                <w:bCs w:val="1"/>
                <w:outline w:val="0"/>
                <w:color w:val="ffffff"/>
                <w:sz w:val="20"/>
                <w:szCs w:val="20"/>
                <w:u w:color="ffffff"/>
                <w:shd w:val="nil" w:color="auto" w:fill="auto"/>
                <w14:textFill>
                  <w14:solidFill>
                    <w14:srgbClr w14:val="FFFFFF"/>
                  </w14:solidFill>
                </w14:textFill>
              </w:rPr>
            </w:pPr>
            <w:r>
              <w:rPr>
                <w:rFonts w:ascii="Century Gothic" w:hAnsi="Century Gothic"/>
                <w:b w:val="1"/>
                <w:bCs w:val="1"/>
                <w:outline w:val="0"/>
                <w:color w:val="ffffff"/>
                <w:sz w:val="20"/>
                <w:szCs w:val="20"/>
                <w:u w:color="ffffff"/>
                <w:shd w:val="nil" w:color="auto" w:fill="auto"/>
                <w:rtl w:val="0"/>
                <w:lang w:val="en-US"/>
                <w14:textFill>
                  <w14:solidFill>
                    <w14:srgbClr w14:val="FFFFFF"/>
                  </w14:solidFill>
                </w14:textFill>
              </w:rPr>
              <w:t>Team Members</w:t>
            </w:r>
          </w:p>
          <w:p>
            <w:pPr>
              <w:pStyle w:val="Body"/>
              <w:bidi w:val="0"/>
              <w:ind w:left="0" w:right="0" w:firstLine="0"/>
              <w:jc w:val="center"/>
              <w:rPr>
                <w:rtl w:val="0"/>
              </w:rPr>
            </w:pPr>
            <w:r>
              <w:rPr>
                <w:rFonts w:ascii="Century Gothic" w:hAnsi="Century Gothic"/>
                <w:outline w:val="0"/>
                <w:color w:val="ffffff"/>
                <w:sz w:val="20"/>
                <w:szCs w:val="20"/>
                <w:u w:color="ffffff"/>
                <w:shd w:val="nil" w:color="auto" w:fill="auto"/>
                <w:rtl w:val="0"/>
                <w:lang w:val="en-US"/>
                <w14:textFill>
                  <w14:solidFill>
                    <w14:srgbClr w14:val="FFFFFF"/>
                  </w14:solidFill>
                </w14:textFill>
              </w:rPr>
              <w:t>(Names and Affiliations)</w:t>
            </w:r>
          </w:p>
        </w:tc>
        <w:tc>
          <w:tcPr>
            <w:tcW w:type="dxa" w:w="622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fe2f3"/>
            <w:tcMar>
              <w:top w:type="dxa" w:w="80"/>
              <w:left w:type="dxa" w:w="80"/>
              <w:bottom w:type="dxa" w:w="80"/>
              <w:right w:type="dxa" w:w="80"/>
            </w:tcMar>
            <w:vAlign w:val="top"/>
          </w:tcPr>
          <w:p/>
        </w:tc>
      </w:tr>
      <w:tr>
        <w:tblPrEx>
          <w:shd w:val="clear" w:color="auto" w:fill="ced7e7"/>
        </w:tblPrEx>
        <w:trPr>
          <w:trHeight w:val="260" w:hRule="atLeast"/>
        </w:trPr>
        <w:tc>
          <w:tcPr>
            <w:tcW w:type="dxa" w:w="31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094e97"/>
            <w:tcMar>
              <w:top w:type="dxa" w:w="80"/>
              <w:left w:type="dxa" w:w="80"/>
              <w:bottom w:type="dxa" w:w="80"/>
              <w:right w:type="dxa" w:w="80"/>
            </w:tcMar>
            <w:vAlign w:val="top"/>
          </w:tcPr>
          <w:p>
            <w:pPr>
              <w:pStyle w:val="Body"/>
              <w:jc w:val="center"/>
            </w:pPr>
            <w:r>
              <w:rPr>
                <w:rFonts w:ascii="Century Gothic" w:hAnsi="Century Gothic"/>
                <w:b w:val="1"/>
                <w:bCs w:val="1"/>
                <w:outline w:val="0"/>
                <w:color w:val="ffffff"/>
                <w:sz w:val="20"/>
                <w:szCs w:val="20"/>
                <w:u w:color="ffffff"/>
                <w:shd w:val="nil" w:color="auto" w:fill="auto"/>
                <w:rtl w:val="0"/>
                <w:lang w:val="en-US"/>
                <w14:textFill>
                  <w14:solidFill>
                    <w14:srgbClr w14:val="FFFFFF"/>
                  </w14:solidFill>
                </w14:textFill>
              </w:rPr>
              <w:t>Project Title</w:t>
            </w:r>
          </w:p>
        </w:tc>
        <w:tc>
          <w:tcPr>
            <w:tcW w:type="dxa" w:w="622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fe2f3"/>
            <w:tcMar>
              <w:top w:type="dxa" w:w="80"/>
              <w:left w:type="dxa" w:w="80"/>
              <w:bottom w:type="dxa" w:w="80"/>
              <w:right w:type="dxa" w:w="80"/>
            </w:tcMar>
            <w:vAlign w:val="top"/>
          </w:tcPr>
          <w:p/>
        </w:tc>
      </w:tr>
      <w:tr>
        <w:tblPrEx>
          <w:shd w:val="clear" w:color="auto" w:fill="ced7e7"/>
        </w:tblPrEx>
        <w:trPr>
          <w:trHeight w:val="260" w:hRule="atLeast"/>
        </w:trPr>
        <w:tc>
          <w:tcPr>
            <w:tcW w:type="dxa" w:w="31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094e97"/>
            <w:tcMar>
              <w:top w:type="dxa" w:w="80"/>
              <w:left w:type="dxa" w:w="80"/>
              <w:bottom w:type="dxa" w:w="80"/>
              <w:right w:type="dxa" w:w="80"/>
            </w:tcMar>
            <w:vAlign w:val="top"/>
          </w:tcPr>
          <w:p>
            <w:pPr>
              <w:pStyle w:val="Body"/>
              <w:jc w:val="center"/>
            </w:pPr>
            <w:r>
              <w:rPr>
                <w:rFonts w:ascii="Century Gothic" w:hAnsi="Century Gothic"/>
                <w:b w:val="1"/>
                <w:bCs w:val="1"/>
                <w:outline w:val="0"/>
                <w:color w:val="ffffff"/>
                <w:sz w:val="20"/>
                <w:szCs w:val="20"/>
                <w:u w:color="ffffff"/>
                <w:shd w:val="nil" w:color="auto" w:fill="auto"/>
                <w:rtl w:val="0"/>
                <w:lang w:val="en-US"/>
                <w14:textFill>
                  <w14:solidFill>
                    <w14:srgbClr w14:val="FFFFFF"/>
                  </w14:solidFill>
                </w14:textFill>
              </w:rPr>
              <w:t>Topic</w:t>
            </w:r>
          </w:p>
        </w:tc>
        <w:tc>
          <w:tcPr>
            <w:tcW w:type="dxa" w:w="622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fe2f3"/>
            <w:tcMar>
              <w:top w:type="dxa" w:w="80"/>
              <w:left w:type="dxa" w:w="80"/>
              <w:bottom w:type="dxa" w:w="80"/>
              <w:right w:type="dxa" w:w="80"/>
            </w:tcMar>
            <w:vAlign w:val="top"/>
          </w:tcPr>
          <w:p/>
        </w:tc>
      </w:tr>
      <w:tr>
        <w:tblPrEx>
          <w:shd w:val="clear" w:color="auto" w:fill="ced7e7"/>
        </w:tblPrEx>
        <w:trPr>
          <w:trHeight w:val="260" w:hRule="atLeast"/>
        </w:trPr>
        <w:tc>
          <w:tcPr>
            <w:tcW w:type="dxa" w:w="31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094e97"/>
            <w:tcMar>
              <w:top w:type="dxa" w:w="80"/>
              <w:left w:type="dxa" w:w="80"/>
              <w:bottom w:type="dxa" w:w="80"/>
              <w:right w:type="dxa" w:w="80"/>
            </w:tcMar>
            <w:vAlign w:val="top"/>
          </w:tcPr>
          <w:p>
            <w:pPr>
              <w:pStyle w:val="Body"/>
              <w:jc w:val="center"/>
            </w:pPr>
            <w:r>
              <w:rPr>
                <w:rFonts w:ascii="Century Gothic" w:hAnsi="Century Gothic"/>
                <w:b w:val="1"/>
                <w:bCs w:val="1"/>
                <w:outline w:val="0"/>
                <w:color w:val="ffffff"/>
                <w:sz w:val="20"/>
                <w:szCs w:val="20"/>
                <w:u w:color="ffffff"/>
                <w:shd w:val="nil" w:color="auto" w:fill="auto"/>
                <w:rtl w:val="0"/>
                <w:lang w:val="en-US"/>
                <w14:textFill>
                  <w14:solidFill>
                    <w14:srgbClr w14:val="FFFFFF"/>
                  </w14:solidFill>
                </w14:textFill>
              </w:rPr>
              <w:t>GPAI Area Focus</w:t>
            </w:r>
          </w:p>
        </w:tc>
        <w:tc>
          <w:tcPr>
            <w:tcW w:type="dxa" w:w="622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fe2f3"/>
            <w:tcMar>
              <w:top w:type="dxa" w:w="80"/>
              <w:left w:type="dxa" w:w="80"/>
              <w:bottom w:type="dxa" w:w="80"/>
              <w:right w:type="dxa" w:w="80"/>
            </w:tcMar>
            <w:vAlign w:val="top"/>
          </w:tcPr>
          <w:p/>
        </w:tc>
      </w:tr>
      <w:tr>
        <w:tblPrEx>
          <w:shd w:val="clear" w:color="auto" w:fill="ced7e7"/>
        </w:tblPrEx>
        <w:trPr>
          <w:trHeight w:val="980" w:hRule="atLeast"/>
        </w:trPr>
        <w:tc>
          <w:tcPr>
            <w:tcW w:type="dxa" w:w="31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094e97"/>
            <w:tcMar>
              <w:top w:type="dxa" w:w="80"/>
              <w:left w:type="dxa" w:w="80"/>
              <w:bottom w:type="dxa" w:w="80"/>
              <w:right w:type="dxa" w:w="80"/>
            </w:tcMar>
            <w:vAlign w:val="top"/>
          </w:tcPr>
          <w:p>
            <w:pPr>
              <w:pStyle w:val="Body"/>
              <w:jc w:val="center"/>
              <w:rPr>
                <w:rFonts w:ascii="Century Gothic" w:cs="Century Gothic" w:hAnsi="Century Gothic" w:eastAsia="Century Gothic"/>
                <w:b w:val="1"/>
                <w:bCs w:val="1"/>
                <w:outline w:val="0"/>
                <w:color w:val="ffffff"/>
                <w:sz w:val="20"/>
                <w:szCs w:val="20"/>
                <w:u w:color="ffffff"/>
                <w:shd w:val="nil" w:color="auto" w:fill="auto"/>
                <w14:textFill>
                  <w14:solidFill>
                    <w14:srgbClr w14:val="FFFFFF"/>
                  </w14:solidFill>
                </w14:textFill>
              </w:rPr>
            </w:pPr>
            <w:r>
              <w:rPr>
                <w:rFonts w:ascii="Century Gothic" w:hAnsi="Century Gothic"/>
                <w:b w:val="1"/>
                <w:bCs w:val="1"/>
                <w:outline w:val="0"/>
                <w:color w:val="ffffff"/>
                <w:sz w:val="20"/>
                <w:szCs w:val="20"/>
                <w:u w:color="ffffff"/>
                <w:shd w:val="nil" w:color="auto" w:fill="auto"/>
                <w:rtl w:val="0"/>
                <w:lang w:val="en-US"/>
                <w14:textFill>
                  <w14:solidFill>
                    <w14:srgbClr w14:val="FFFFFF"/>
                  </w14:solidFill>
                </w14:textFill>
              </w:rPr>
              <w:t>Disclaimers</w:t>
            </w:r>
          </w:p>
          <w:p>
            <w:pPr>
              <w:pStyle w:val="Body"/>
              <w:bidi w:val="0"/>
              <w:ind w:left="0" w:right="0" w:firstLine="0"/>
              <w:jc w:val="center"/>
              <w:rPr>
                <w:rtl w:val="0"/>
              </w:rPr>
            </w:pPr>
            <w:r>
              <w:rPr>
                <w:rFonts w:ascii="Century Gothic" w:hAnsi="Century Gothic"/>
                <w:i w:val="1"/>
                <w:iCs w:val="1"/>
                <w:outline w:val="0"/>
                <w:color w:val="ffffff"/>
                <w:sz w:val="20"/>
                <w:szCs w:val="20"/>
                <w:u w:color="ffffff"/>
                <w:shd w:val="nil" w:color="auto" w:fill="auto"/>
                <w:rtl w:val="0"/>
                <w:lang w:val="en-US"/>
                <w14:textFill>
                  <w14:solidFill>
                    <w14:srgbClr w14:val="FFFFFF"/>
                  </w14:solidFill>
                </w14:textFill>
              </w:rPr>
              <w:t>(To be checked by the team members)</w:t>
            </w:r>
          </w:p>
        </w:tc>
        <w:tc>
          <w:tcPr>
            <w:tcW w:type="dxa" w:w="622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fe2f3"/>
            <w:tcMar>
              <w:top w:type="dxa" w:w="80"/>
              <w:left w:type="dxa" w:w="80"/>
              <w:bottom w:type="dxa" w:w="80"/>
              <w:right w:type="dxa" w:w="80"/>
            </w:tcMar>
            <w:vAlign w:val="top"/>
          </w:tcPr>
          <w:p>
            <w:pPr>
              <w:pStyle w:val="Body"/>
              <w:widowControl w:val="0"/>
              <w:numPr>
                <w:ilvl w:val="0"/>
                <w:numId w:val="1"/>
              </w:numPr>
              <w:spacing w:line="240" w:lineRule="auto"/>
              <w:rPr>
                <w:rFonts w:ascii="Century Gothic" w:hAnsi="Century Gothic"/>
                <w:i w:val="1"/>
                <w:iCs w:val="1"/>
                <w:outline w:val="0"/>
                <w:color w:val="094e97"/>
                <w:sz w:val="20"/>
                <w:szCs w:val="20"/>
                <w:u w:color="094e97"/>
                <w:lang w:val="en-US"/>
                <w14:textFill>
                  <w14:solidFill>
                    <w14:srgbClr w14:val="094E97"/>
                  </w14:solidFill>
                </w14:textFill>
              </w:rPr>
            </w:pPr>
            <w:commentRangeStart w:id="0"/>
            <w:r>
              <w:rPr>
                <w:rFonts w:ascii="Century Gothic" w:hAnsi="Century Gothic"/>
                <w:i w:val="1"/>
                <w:iCs w:val="1"/>
                <w:outline w:val="0"/>
                <w:color w:val="094e97"/>
                <w:sz w:val="20"/>
                <w:szCs w:val="20"/>
                <w:u w:color="094e97"/>
                <w:shd w:val="nil" w:color="auto" w:fill="auto"/>
                <w:rtl w:val="0"/>
                <w:lang w:val="en-US"/>
                <w14:textFill>
                  <w14:solidFill>
                    <w14:srgbClr w14:val="094E97"/>
                  </w14:solidFill>
                </w14:textFill>
              </w:rPr>
              <w:t>I consent to the publication of my RAI Scalability Deep Dive in the GPAI 2024 report.</w:t>
            </w:r>
          </w:p>
          <w:p>
            <w:pPr>
              <w:pStyle w:val="Body"/>
              <w:widowControl w:val="0"/>
              <w:numPr>
                <w:ilvl w:val="0"/>
                <w:numId w:val="1"/>
              </w:numPr>
              <w:bidi w:val="0"/>
              <w:spacing w:line="240" w:lineRule="auto"/>
              <w:ind w:right="0"/>
              <w:jc w:val="left"/>
              <w:rPr>
                <w:rFonts w:ascii="Century Gothic" w:hAnsi="Century Gothic"/>
                <w:outline w:val="0"/>
                <w:color w:val="094e97"/>
                <w:sz w:val="20"/>
                <w:szCs w:val="20"/>
                <w:u w:color="094e97"/>
                <w:rtl w:val="0"/>
                <w:lang w:val="en-US"/>
                <w14:textFill>
                  <w14:solidFill>
                    <w14:srgbClr w14:val="094E97"/>
                  </w14:solidFill>
                </w14:textFill>
              </w:rPr>
            </w:pPr>
            <w:r>
              <w:rPr>
                <w:rFonts w:ascii="Century Gothic" w:hAnsi="Century Gothic"/>
                <w:i w:val="1"/>
                <w:iCs w:val="1"/>
                <w:outline w:val="0"/>
                <w:color w:val="094e97"/>
                <w:sz w:val="20"/>
                <w:szCs w:val="20"/>
                <w:u w:color="094e97"/>
                <w:shd w:val="nil" w:color="auto" w:fill="auto"/>
                <w:rtl w:val="0"/>
                <w:lang w:val="en-US"/>
                <w14:textFill>
                  <w14:solidFill>
                    <w14:srgbClr w14:val="094E97"/>
                  </w14:solidFill>
                </w14:textFill>
              </w:rPr>
              <w:t>I consent to my name appearing  in the GPAI 2024 report.</w:t>
            </w:r>
            <w:commentRangeEnd w:id="0"/>
            <w:r>
              <w:commentReference w:id="0"/>
            </w:r>
          </w:p>
        </w:tc>
      </w:tr>
    </w:tbl>
    <w:p>
      <w:pPr>
        <w:pStyle w:val="Body"/>
        <w:widowControl w:val="0"/>
        <w:spacing w:line="240" w:lineRule="auto"/>
        <w:jc w:val="center"/>
        <w:rPr>
          <w:i w:val="1"/>
          <w:iCs w:val="1"/>
        </w:rPr>
      </w:pPr>
    </w:p>
    <w:p>
      <w:pPr>
        <w:pStyle w:val="Body"/>
        <w:jc w:val="center"/>
        <w:rPr>
          <w:rFonts w:ascii="Century Gothic" w:cs="Century Gothic" w:hAnsi="Century Gothic" w:eastAsia="Century Gothic"/>
          <w:b w:val="1"/>
          <w:bCs w:val="1"/>
          <w:sz w:val="24"/>
          <w:szCs w:val="24"/>
        </w:rPr>
      </w:pPr>
      <w:r>
        <w:rPr>
          <w:rFonts w:ascii="Century Gothic" w:hAnsi="Century Gothic"/>
          <w:b w:val="1"/>
          <w:bCs w:val="1"/>
          <w:rtl w:val="0"/>
        </w:rPr>
        <w:t xml:space="preserve"> </w:t>
      </w:r>
    </w:p>
    <w:p>
      <w:pPr>
        <w:pStyle w:val="Body"/>
        <w:rPr>
          <w:rFonts w:ascii="Century Gothic" w:cs="Century Gothic" w:hAnsi="Century Gothic" w:eastAsia="Century Gothic"/>
          <w:b w:val="1"/>
          <w:bCs w:val="1"/>
          <w:outline w:val="0"/>
          <w:color w:val="094e97"/>
          <w:sz w:val="24"/>
          <w:szCs w:val="24"/>
          <w:u w:color="094e97"/>
          <w14:textFill>
            <w14:solidFill>
              <w14:srgbClr w14:val="094E97"/>
            </w14:solidFill>
          </w14:textFill>
        </w:rPr>
      </w:pPr>
      <w:r>
        <w:rPr>
          <w:rFonts w:ascii="Century Gothic" w:hAnsi="Century Gothic"/>
          <w:b w:val="1"/>
          <w:bCs w:val="1"/>
          <w:outline w:val="0"/>
          <w:color w:val="094e97"/>
          <w:sz w:val="24"/>
          <w:szCs w:val="24"/>
          <w:u w:color="094e97"/>
          <w:rtl w:val="0"/>
          <w:lang w:val="en-US"/>
          <w14:textFill>
            <w14:solidFill>
              <w14:srgbClr w14:val="094E97"/>
            </w14:solidFill>
          </w14:textFill>
        </w:rPr>
        <w:t xml:space="preserve">Context </w:t>
      </w:r>
    </w:p>
    <w:p>
      <w:pPr>
        <w:pStyle w:val="Body"/>
        <w:jc w:val="both"/>
        <w:rPr>
          <w:rFonts w:ascii="Century Gothic" w:cs="Century Gothic" w:hAnsi="Century Gothic" w:eastAsia="Century Gothic"/>
          <w:sz w:val="20"/>
          <w:szCs w:val="20"/>
        </w:rPr>
      </w:pPr>
      <w:r>
        <w:rPr>
          <w:rFonts w:ascii="Century Gothic" w:hAnsi="Century Gothic"/>
          <w:sz w:val="20"/>
          <w:szCs w:val="20"/>
          <w:rtl w:val="0"/>
          <w:lang w:val="en-US"/>
        </w:rPr>
        <w:t>This document is a short deliverable that captures the work done by the team with the mentors on addressing a key Responsible AI Scaling challenge identified collectively at the beginning of the mentorship. It captures the important findings from the mentorship exercise and provides a tailored, actionable output addressing the challenges of RAI scaling in your context. It also showcases potential solutions, strategic insights and mitigations developed in collaboration with mentors to address the main challenges you face in terms of RAI Scalability. The document ensures practical applicability to effectively manage responsible AI scaling issues in your context.</w:t>
      </w:r>
    </w:p>
    <w:p>
      <w:pPr>
        <w:pStyle w:val="Body"/>
        <w:rPr>
          <w:rFonts w:ascii="Century Gothic" w:cs="Century Gothic" w:hAnsi="Century Gothic" w:eastAsia="Century Gothic"/>
          <w:b w:val="1"/>
          <w:bCs w:val="1"/>
          <w:outline w:val="0"/>
          <w:color w:val="094e97"/>
          <w:sz w:val="24"/>
          <w:szCs w:val="24"/>
          <w:u w:color="094e97"/>
          <w14:textFill>
            <w14:solidFill>
              <w14:srgbClr w14:val="094E97"/>
            </w14:solidFill>
          </w14:textFill>
        </w:rPr>
      </w:pPr>
      <w:r>
        <w:rPr>
          <w:rFonts w:ascii="Century Gothic" w:hAnsi="Century Gothic"/>
          <w:b w:val="1"/>
          <w:bCs w:val="1"/>
          <w:outline w:val="0"/>
          <w:color w:val="094e97"/>
          <w:sz w:val="24"/>
          <w:szCs w:val="24"/>
          <w:u w:color="094e97"/>
          <w:rtl w:val="0"/>
          <w:lang w:val="fr-FR"/>
          <w14:textFill>
            <w14:solidFill>
              <w14:srgbClr w14:val="094E97"/>
            </w14:solidFill>
          </w14:textFill>
        </w:rPr>
        <w:t>Instructions</w:t>
        <w:br w:type="textWrapping"/>
      </w:r>
      <w:commentRangeStart w:id="1"/>
    </w:p>
    <w:p>
      <w:pPr>
        <w:pStyle w:val="Body"/>
        <w:numPr>
          <w:ilvl w:val="0"/>
          <w:numId w:val="3"/>
        </w:numPr>
        <w:bidi w:val="0"/>
        <w:ind w:right="0"/>
        <w:jc w:val="both"/>
        <w:rPr>
          <w:rFonts w:ascii="Century Gothic" w:hAnsi="Century Gothic"/>
          <w:sz w:val="20"/>
          <w:szCs w:val="20"/>
          <w:rtl w:val="0"/>
          <w:lang w:val="en-US"/>
        </w:rPr>
      </w:pPr>
      <w:r>
        <w:rPr>
          <w:rFonts w:ascii="Century Gothic" w:hAnsi="Century Gothic"/>
          <w:sz w:val="20"/>
          <w:szCs w:val="20"/>
          <w:rtl w:val="0"/>
          <w:lang w:val="en-US"/>
        </w:rPr>
        <w:t xml:space="preserve">To be completed </w:t>
      </w:r>
      <w:r>
        <w:rPr>
          <w:rFonts w:ascii="Century Gothic" w:hAnsi="Century Gothic"/>
          <w:b w:val="1"/>
          <w:bCs w:val="1"/>
          <w:outline w:val="0"/>
          <w:color w:val="094e97"/>
          <w:sz w:val="20"/>
          <w:szCs w:val="20"/>
          <w:u w:color="094e97"/>
          <w:rtl w:val="0"/>
          <w:lang w:val="en-US"/>
          <w14:textFill>
            <w14:solidFill>
              <w14:srgbClr w14:val="094E97"/>
            </w14:solidFill>
          </w14:textFill>
        </w:rPr>
        <w:t>by the AI team</w:t>
      </w:r>
      <w:r>
        <w:rPr>
          <w:rFonts w:ascii="Century Gothic" w:hAnsi="Century Gothic"/>
          <w:sz w:val="20"/>
          <w:szCs w:val="20"/>
          <w:rtl w:val="0"/>
        </w:rPr>
        <w:t xml:space="preserve"> </w:t>
      </w:r>
      <w:commentRangeEnd w:id="1"/>
      <w:r>
        <w:commentReference w:id="1"/>
      </w:r>
      <w:r>
        <w:rPr>
          <w:rFonts w:ascii="Century Gothic" w:hAnsi="Century Gothic"/>
          <w:sz w:val="20"/>
          <w:szCs w:val="20"/>
          <w:rtl w:val="0"/>
          <w:lang w:val="en-US"/>
        </w:rPr>
        <w:t>with guidance from their mentors</w:t>
      </w:r>
    </w:p>
    <w:p>
      <w:pPr>
        <w:pStyle w:val="Body"/>
        <w:numPr>
          <w:ilvl w:val="0"/>
          <w:numId w:val="3"/>
        </w:numPr>
        <w:bidi w:val="0"/>
        <w:ind w:right="0"/>
        <w:jc w:val="both"/>
        <w:rPr>
          <w:rFonts w:ascii="Century Gothic" w:hAnsi="Century Gothic"/>
          <w:sz w:val="20"/>
          <w:szCs w:val="20"/>
          <w:rtl w:val="0"/>
          <w:lang w:val="en-US"/>
        </w:rPr>
      </w:pPr>
      <w:r>
        <w:rPr>
          <w:rFonts w:ascii="Century Gothic" w:hAnsi="Century Gothic"/>
          <w:sz w:val="20"/>
          <w:szCs w:val="20"/>
          <w:rtl w:val="0"/>
          <w:lang w:val="en-US"/>
        </w:rPr>
        <w:t xml:space="preserve">Complete your </w:t>
      </w:r>
      <w:r>
        <w:rPr>
          <w:rFonts w:ascii="Century Gothic" w:hAnsi="Century Gothic"/>
          <w:b w:val="1"/>
          <w:bCs w:val="1"/>
          <w:outline w:val="0"/>
          <w:color w:val="094e97"/>
          <w:sz w:val="20"/>
          <w:szCs w:val="20"/>
          <w:u w:color="094e97"/>
          <w:rtl w:val="0"/>
          <w:lang w:val="en-US"/>
          <w14:textFill>
            <w14:solidFill>
              <w14:srgbClr w14:val="094E97"/>
            </w14:solidFill>
          </w14:textFill>
        </w:rPr>
        <w:t>SRAIS Deep Dive Summary</w:t>
      </w:r>
      <w:r>
        <w:rPr>
          <w:rFonts w:ascii="Century Gothic" w:hAnsi="Century Gothic"/>
          <w:sz w:val="20"/>
          <w:szCs w:val="20"/>
          <w:rtl w:val="0"/>
          <w:lang w:val="en-US"/>
        </w:rPr>
        <w:t xml:space="preserve"> in this document, in the following pages</w:t>
      </w:r>
    </w:p>
    <w:p>
      <w:pPr>
        <w:pStyle w:val="Body"/>
        <w:numPr>
          <w:ilvl w:val="0"/>
          <w:numId w:val="3"/>
        </w:numPr>
        <w:bidi w:val="0"/>
        <w:ind w:right="0"/>
        <w:jc w:val="both"/>
        <w:rPr>
          <w:rFonts w:ascii="Century Gothic" w:hAnsi="Century Gothic"/>
          <w:sz w:val="20"/>
          <w:szCs w:val="20"/>
          <w:rtl w:val="0"/>
          <w:lang w:val="en-US"/>
        </w:rPr>
      </w:pPr>
      <w:r>
        <w:rPr>
          <w:rFonts w:ascii="Century Gothic" w:hAnsi="Century Gothic"/>
          <w:sz w:val="20"/>
          <w:szCs w:val="20"/>
          <w:rtl w:val="0"/>
          <w:lang w:val="en-US"/>
        </w:rPr>
        <w:t xml:space="preserve">The RAI Scalability Deep Dive should be </w:t>
      </w:r>
      <w:r>
        <w:rPr>
          <w:rFonts w:ascii="Century Gothic" w:hAnsi="Century Gothic"/>
          <w:b w:val="1"/>
          <w:bCs w:val="1"/>
          <w:outline w:val="0"/>
          <w:color w:val="094e97"/>
          <w:sz w:val="20"/>
          <w:szCs w:val="20"/>
          <w:u w:color="094e97"/>
          <w:rtl w:val="0"/>
          <w:lang w:val="en-US"/>
          <w14:textFill>
            <w14:solidFill>
              <w14:srgbClr w14:val="094E97"/>
            </w14:solidFill>
          </w14:textFill>
        </w:rPr>
        <w:t>no longer than two pages</w:t>
      </w:r>
      <w:r>
        <w:rPr>
          <w:rFonts w:ascii="Century Gothic" w:hAnsi="Century Gothic"/>
          <w:sz w:val="20"/>
          <w:szCs w:val="20"/>
          <w:rtl w:val="0"/>
          <w:lang w:val="en-US"/>
        </w:rPr>
        <w:t xml:space="preserve"> (approximately </w:t>
      </w:r>
      <w:r>
        <w:rPr>
          <w:rFonts w:ascii="Century Gothic" w:hAnsi="Century Gothic"/>
          <w:b w:val="1"/>
          <w:bCs w:val="1"/>
          <w:outline w:val="0"/>
          <w:color w:val="094e97"/>
          <w:sz w:val="20"/>
          <w:szCs w:val="20"/>
          <w:u w:color="094e97"/>
          <w:rtl w:val="0"/>
          <w:lang w:val="en-US"/>
          <w14:textFill>
            <w14:solidFill>
              <w14:srgbClr w14:val="094E97"/>
            </w14:solidFill>
          </w14:textFill>
        </w:rPr>
        <w:t>1000 words</w:t>
      </w:r>
      <w:r>
        <w:rPr>
          <w:rFonts w:ascii="Century Gothic" w:hAnsi="Century Gothic"/>
          <w:sz w:val="20"/>
          <w:szCs w:val="20"/>
          <w:rtl w:val="0"/>
          <w:lang w:val="en-US"/>
        </w:rPr>
        <w:t>) in length</w:t>
      </w:r>
    </w:p>
    <w:p>
      <w:pPr>
        <w:pStyle w:val="Body"/>
        <w:numPr>
          <w:ilvl w:val="0"/>
          <w:numId w:val="3"/>
        </w:numPr>
        <w:bidi w:val="0"/>
        <w:ind w:right="0"/>
        <w:jc w:val="both"/>
        <w:rPr>
          <w:rFonts w:ascii="Century Gothic" w:hAnsi="Century Gothic"/>
          <w:sz w:val="20"/>
          <w:szCs w:val="20"/>
          <w:rtl w:val="0"/>
          <w:lang w:val="en-US"/>
        </w:rPr>
      </w:pPr>
      <w:r>
        <w:rPr>
          <w:rFonts w:ascii="Century Gothic" w:hAnsi="Century Gothic"/>
          <w:sz w:val="20"/>
          <w:szCs w:val="20"/>
          <w:rtl w:val="0"/>
          <w:lang w:val="en-US"/>
        </w:rPr>
        <w:t xml:space="preserve">The writing format should meet the </w:t>
      </w:r>
      <w:r>
        <w:rPr>
          <w:rFonts w:ascii="Century Gothic" w:hAnsi="Century Gothic"/>
          <w:b w:val="1"/>
          <w:bCs w:val="1"/>
          <w:outline w:val="0"/>
          <w:color w:val="094e97"/>
          <w:sz w:val="20"/>
          <w:szCs w:val="20"/>
          <w:u w:color="094e97"/>
          <w:rtl w:val="0"/>
          <w:lang w:val="en-US"/>
          <w14:textFill>
            <w14:solidFill>
              <w14:srgbClr w14:val="094E97"/>
            </w14:solidFill>
          </w14:textFill>
        </w:rPr>
        <w:t>following requirements</w:t>
      </w:r>
      <w:r>
        <w:rPr>
          <w:rFonts w:ascii="Century Gothic" w:hAnsi="Century Gothic"/>
          <w:sz w:val="20"/>
          <w:szCs w:val="20"/>
          <w:rtl w:val="0"/>
        </w:rPr>
        <w:t xml:space="preserve">: </w:t>
      </w:r>
    </w:p>
    <w:p>
      <w:pPr>
        <w:pStyle w:val="Body"/>
        <w:numPr>
          <w:ilvl w:val="0"/>
          <w:numId w:val="5"/>
        </w:numPr>
        <w:bidi w:val="0"/>
        <w:ind w:right="0"/>
        <w:jc w:val="both"/>
        <w:rPr>
          <w:rFonts w:ascii="Century Gothic" w:hAnsi="Century Gothic"/>
          <w:sz w:val="20"/>
          <w:szCs w:val="20"/>
          <w:rtl w:val="0"/>
          <w:lang w:val="en-US"/>
        </w:rPr>
      </w:pPr>
      <w:r>
        <w:rPr>
          <w:rFonts w:ascii="Century Gothic" w:hAnsi="Century Gothic"/>
          <w:sz w:val="20"/>
          <w:szCs w:val="20"/>
          <w:rtl w:val="0"/>
          <w:lang w:val="en-US"/>
        </w:rPr>
        <w:t>Typeface: Arial</w:t>
      </w:r>
    </w:p>
    <w:p>
      <w:pPr>
        <w:pStyle w:val="Body"/>
        <w:numPr>
          <w:ilvl w:val="0"/>
          <w:numId w:val="5"/>
        </w:numPr>
        <w:bidi w:val="0"/>
        <w:ind w:right="0"/>
        <w:jc w:val="both"/>
        <w:rPr>
          <w:rFonts w:ascii="Century Gothic" w:hAnsi="Century Gothic"/>
          <w:sz w:val="20"/>
          <w:szCs w:val="20"/>
          <w:rtl w:val="0"/>
          <w:lang w:val="en-US"/>
        </w:rPr>
      </w:pPr>
      <w:r>
        <w:rPr>
          <w:rFonts w:ascii="Century Gothic" w:hAnsi="Century Gothic"/>
          <w:sz w:val="20"/>
          <w:szCs w:val="20"/>
          <w:rtl w:val="0"/>
          <w:lang w:val="en-US"/>
        </w:rPr>
        <w:t>Point: 11</w:t>
      </w:r>
    </w:p>
    <w:p>
      <w:pPr>
        <w:pStyle w:val="Body"/>
        <w:numPr>
          <w:ilvl w:val="0"/>
          <w:numId w:val="5"/>
        </w:numPr>
        <w:bidi w:val="0"/>
        <w:ind w:right="0"/>
        <w:jc w:val="both"/>
        <w:rPr>
          <w:rFonts w:ascii="Century Gothic" w:hAnsi="Century Gothic"/>
          <w:sz w:val="20"/>
          <w:szCs w:val="20"/>
          <w:rtl w:val="0"/>
        </w:rPr>
      </w:pPr>
      <w:r>
        <w:rPr>
          <w:rFonts w:ascii="Century Gothic" w:hAnsi="Century Gothic"/>
          <w:sz w:val="20"/>
          <w:szCs w:val="20"/>
          <w:rtl w:val="0"/>
        </w:rPr>
        <w:t>Interlining: 1.15</w:t>
      </w:r>
    </w:p>
    <w:p>
      <w:pPr>
        <w:pStyle w:val="Body"/>
        <w:numPr>
          <w:ilvl w:val="0"/>
          <w:numId w:val="5"/>
        </w:numPr>
        <w:bidi w:val="0"/>
        <w:ind w:right="0"/>
        <w:jc w:val="both"/>
        <w:rPr>
          <w:rFonts w:ascii="Century Gothic" w:hAnsi="Century Gothic"/>
          <w:sz w:val="20"/>
          <w:szCs w:val="20"/>
          <w:rtl w:val="0"/>
          <w:lang w:val="en-US"/>
        </w:rPr>
      </w:pPr>
      <w:r>
        <w:rPr>
          <w:rFonts w:ascii="Century Gothic" w:hAnsi="Century Gothic"/>
          <w:sz w:val="20"/>
          <w:szCs w:val="20"/>
          <w:rtl w:val="0"/>
          <w:lang w:val="en-US"/>
        </w:rPr>
        <w:t>Text Alignment: Justify</w:t>
      </w:r>
    </w:p>
    <w:p>
      <w:pPr>
        <w:pStyle w:val="Body"/>
        <w:numPr>
          <w:ilvl w:val="0"/>
          <w:numId w:val="6"/>
        </w:numPr>
        <w:bidi w:val="0"/>
        <w:ind w:right="0"/>
        <w:jc w:val="both"/>
        <w:rPr>
          <w:rFonts w:ascii="Century Gothic" w:hAnsi="Century Gothic"/>
          <w:sz w:val="20"/>
          <w:szCs w:val="20"/>
          <w:rtl w:val="0"/>
          <w:lang w:val="en-US"/>
        </w:rPr>
      </w:pPr>
      <w:r>
        <w:rPr>
          <w:rFonts w:ascii="Century Gothic" w:hAnsi="Century Gothic"/>
          <w:sz w:val="20"/>
          <w:szCs w:val="20"/>
          <w:rtl w:val="0"/>
          <w:lang w:val="en-US"/>
        </w:rPr>
        <w:t>Send your SRAIS Deep Dive Summary to your mentor and the project managers by</w:t>
      </w:r>
      <w:r>
        <w:rPr>
          <w:rFonts w:ascii="Century Gothic" w:hAnsi="Century Gothic"/>
          <w:b w:val="1"/>
          <w:bCs w:val="1"/>
          <w:outline w:val="0"/>
          <w:color w:val="094e97"/>
          <w:sz w:val="20"/>
          <w:szCs w:val="20"/>
          <w:u w:color="094e97"/>
          <w:rtl w:val="0"/>
          <w:lang w:val="en-US"/>
          <w14:textFill>
            <w14:solidFill>
              <w14:srgbClr w14:val="094E97"/>
            </w14:solidFill>
          </w14:textFill>
        </w:rPr>
        <w:t xml:space="preserve"> September 10 2024</w:t>
      </w:r>
      <w:r>
        <w:rPr>
          <w:rFonts w:ascii="Century Gothic" w:hAnsi="Century Gothic"/>
          <w:sz w:val="20"/>
          <w:szCs w:val="20"/>
          <w:rtl w:val="0"/>
        </w:rPr>
        <w:t>:</w:t>
      </w:r>
    </w:p>
    <w:p>
      <w:pPr>
        <w:pStyle w:val="Body"/>
        <w:numPr>
          <w:ilvl w:val="0"/>
          <w:numId w:val="8"/>
        </w:numPr>
        <w:bidi w:val="0"/>
        <w:ind w:right="0"/>
        <w:jc w:val="both"/>
        <w:rPr>
          <w:rFonts w:ascii="Century Gothic" w:hAnsi="Century Gothic"/>
          <w:sz w:val="20"/>
          <w:szCs w:val="20"/>
          <w:rtl w:val="0"/>
          <w:lang w:val="fr-FR"/>
        </w:rPr>
      </w:pPr>
      <w:r>
        <w:rPr>
          <w:rFonts w:ascii="Century Gothic" w:hAnsi="Century Gothic"/>
          <w:sz w:val="20"/>
          <w:szCs w:val="20"/>
          <w:rtl w:val="0"/>
          <w:lang w:val="fr-FR"/>
        </w:rPr>
        <w:t xml:space="preserve">Arnaud Quenneville-Langis: </w:t>
      </w:r>
      <w:r>
        <w:rPr>
          <w:rStyle w:val="Hyperlink.0"/>
          <w:rFonts w:ascii="Century Gothic" w:cs="Century Gothic" w:hAnsi="Century Gothic" w:eastAsia="Century Gothic"/>
          <w:sz w:val="20"/>
          <w:szCs w:val="20"/>
        </w:rPr>
        <w:fldChar w:fldCharType="begin" w:fldLock="0"/>
      </w:r>
      <w:r>
        <w:rPr>
          <w:rStyle w:val="Hyperlink.0"/>
          <w:rFonts w:ascii="Century Gothic" w:cs="Century Gothic" w:hAnsi="Century Gothic" w:eastAsia="Century Gothic"/>
          <w:sz w:val="20"/>
          <w:szCs w:val="20"/>
        </w:rPr>
        <w:instrText xml:space="preserve"> HYPERLINK "mailto:arnaud.quenneville@ceimia.org"</w:instrText>
      </w:r>
      <w:r>
        <w:rPr>
          <w:rStyle w:val="Hyperlink.0"/>
          <w:rFonts w:ascii="Century Gothic" w:cs="Century Gothic" w:hAnsi="Century Gothic" w:eastAsia="Century Gothic"/>
          <w:sz w:val="20"/>
          <w:szCs w:val="20"/>
        </w:rPr>
        <w:fldChar w:fldCharType="separate" w:fldLock="0"/>
      </w:r>
      <w:r>
        <w:rPr>
          <w:rStyle w:val="Hyperlink.0"/>
          <w:rFonts w:ascii="Century Gothic" w:hAnsi="Century Gothic"/>
          <w:sz w:val="20"/>
          <w:szCs w:val="20"/>
          <w:rtl w:val="0"/>
        </w:rPr>
        <w:t>arnaud.quenneville@ceimia.org</w:t>
      </w:r>
      <w:r>
        <w:rPr>
          <w:rFonts w:ascii="Century Gothic" w:cs="Century Gothic" w:hAnsi="Century Gothic" w:eastAsia="Century Gothic"/>
          <w:sz w:val="20"/>
          <w:szCs w:val="20"/>
        </w:rPr>
        <w:fldChar w:fldCharType="end" w:fldLock="0"/>
      </w:r>
      <w:r>
        <w:rPr>
          <w:rStyle w:val="None"/>
          <w:rFonts w:ascii="Century Gothic" w:hAnsi="Century Gothic"/>
          <w:sz w:val="20"/>
          <w:szCs w:val="20"/>
          <w:rtl w:val="0"/>
        </w:rPr>
        <w:t xml:space="preserve"> </w:t>
      </w:r>
    </w:p>
    <w:p>
      <w:pPr>
        <w:pStyle w:val="Body"/>
        <w:numPr>
          <w:ilvl w:val="0"/>
          <w:numId w:val="8"/>
        </w:numPr>
        <w:bidi w:val="0"/>
        <w:ind w:right="0"/>
        <w:jc w:val="both"/>
        <w:rPr>
          <w:rFonts w:ascii="Century Gothic" w:hAnsi="Century Gothic"/>
          <w:sz w:val="20"/>
          <w:szCs w:val="20"/>
          <w:rtl w:val="0"/>
        </w:rPr>
      </w:pPr>
      <w:r>
        <w:rPr>
          <w:rStyle w:val="None"/>
          <w:rFonts w:ascii="Century Gothic" w:hAnsi="Century Gothic"/>
          <w:sz w:val="20"/>
          <w:szCs w:val="20"/>
          <w:rtl w:val="0"/>
        </w:rPr>
        <w:t>La</w:t>
      </w:r>
      <w:r>
        <w:rPr>
          <w:rStyle w:val="None"/>
          <w:rFonts w:ascii="Century Gothic" w:hAnsi="Century Gothic" w:hint="default"/>
          <w:sz w:val="20"/>
          <w:szCs w:val="20"/>
          <w:rtl w:val="0"/>
          <w:lang w:val="en-US"/>
        </w:rPr>
        <w:t>ë</w:t>
      </w:r>
      <w:r>
        <w:rPr>
          <w:rStyle w:val="None"/>
          <w:rFonts w:ascii="Century Gothic" w:hAnsi="Century Gothic"/>
          <w:sz w:val="20"/>
          <w:szCs w:val="20"/>
          <w:rtl w:val="0"/>
        </w:rPr>
        <w:t xml:space="preserve">titia Vu: </w:t>
      </w:r>
      <w:r>
        <w:rPr>
          <w:rStyle w:val="Hyperlink.0"/>
          <w:rFonts w:ascii="Century Gothic" w:cs="Century Gothic" w:hAnsi="Century Gothic" w:eastAsia="Century Gothic"/>
          <w:sz w:val="20"/>
          <w:szCs w:val="20"/>
        </w:rPr>
        <w:fldChar w:fldCharType="begin" w:fldLock="0"/>
      </w:r>
      <w:r>
        <w:rPr>
          <w:rStyle w:val="Hyperlink.0"/>
          <w:rFonts w:ascii="Century Gothic" w:cs="Century Gothic" w:hAnsi="Century Gothic" w:eastAsia="Century Gothic"/>
          <w:sz w:val="20"/>
          <w:szCs w:val="20"/>
        </w:rPr>
        <w:instrText xml:space="preserve"> HYPERLINK "mailto:laetitia.vu@ceimia.org"</w:instrText>
      </w:r>
      <w:r>
        <w:rPr>
          <w:rStyle w:val="Hyperlink.0"/>
          <w:rFonts w:ascii="Century Gothic" w:cs="Century Gothic" w:hAnsi="Century Gothic" w:eastAsia="Century Gothic"/>
          <w:sz w:val="20"/>
          <w:szCs w:val="20"/>
        </w:rPr>
        <w:fldChar w:fldCharType="separate" w:fldLock="0"/>
      </w:r>
      <w:r>
        <w:rPr>
          <w:rStyle w:val="Hyperlink.0"/>
          <w:rFonts w:ascii="Century Gothic" w:hAnsi="Century Gothic"/>
          <w:sz w:val="20"/>
          <w:szCs w:val="20"/>
          <w:rtl w:val="0"/>
          <w:lang w:val="it-IT"/>
        </w:rPr>
        <w:t>laetitia.vu@ceimia.org</w:t>
      </w:r>
      <w:r>
        <w:rPr>
          <w:rFonts w:ascii="Century Gothic" w:cs="Century Gothic" w:hAnsi="Century Gothic" w:eastAsia="Century Gothic"/>
          <w:sz w:val="20"/>
          <w:szCs w:val="20"/>
        </w:rPr>
        <w:fldChar w:fldCharType="end" w:fldLock="0"/>
      </w:r>
      <w:r>
        <w:rPr>
          <w:rStyle w:val="None"/>
          <w:rFonts w:ascii="Century Gothic" w:hAnsi="Century Gothic"/>
          <w:sz w:val="20"/>
          <w:szCs w:val="20"/>
          <w:rtl w:val="0"/>
        </w:rPr>
        <w:t xml:space="preserve"> </w:t>
      </w:r>
    </w:p>
    <w:p>
      <w:pPr>
        <w:pStyle w:val="Heading"/>
        <w:keepLines w:val="0"/>
        <w:spacing w:before="200" w:after="400" w:line="240" w:lineRule="auto"/>
        <w:ind w:left="720" w:firstLine="0"/>
        <w:rPr>
          <w:rStyle w:val="None"/>
          <w:rFonts w:ascii="Century Gothic" w:cs="Century Gothic" w:hAnsi="Century Gothic" w:eastAsia="Century Gothic"/>
          <w:b w:val="1"/>
          <w:bCs w:val="1"/>
          <w:outline w:val="0"/>
          <w:color w:val="094e97"/>
          <w:sz w:val="32"/>
          <w:szCs w:val="32"/>
          <w:u w:color="094e97"/>
          <w14:textFill>
            <w14:solidFill>
              <w14:srgbClr w14:val="094E97"/>
            </w14:solidFill>
          </w14:textFill>
        </w:rPr>
      </w:pPr>
      <w:bookmarkStart w:name="_f92ll7wdoxpq" w:id="2"/>
      <w:bookmarkEnd w:id="2"/>
      <w:commentRangeStart w:id="3"/>
      <w:r>
        <w:rPr>
          <w:rStyle w:val="None"/>
          <w:rFonts w:ascii="Century Gothic" w:hAnsi="Century Gothic"/>
          <w:b w:val="1"/>
          <w:bCs w:val="1"/>
          <w:outline w:val="0"/>
          <w:color w:val="094e97"/>
          <w:sz w:val="32"/>
          <w:szCs w:val="32"/>
          <w:u w:color="094e97"/>
          <w:rtl w:val="0"/>
          <w14:textFill>
            <w14:solidFill>
              <w14:srgbClr w14:val="094E97"/>
            </w14:solidFill>
          </w14:textFill>
        </w:rPr>
        <w:t>D</w:t>
      </w:r>
      <w:r>
        <w:rPr>
          <w:rStyle w:val="None"/>
          <w:rFonts w:ascii="Century Gothic" w:hAnsi="Century Gothic"/>
          <w:b w:val="1"/>
          <w:bCs w:val="1"/>
          <w:outline w:val="0"/>
          <w:color w:val="094e97"/>
          <w:sz w:val="32"/>
          <w:szCs w:val="32"/>
          <w:u w:color="094e97"/>
          <w:rtl w:val="0"/>
          <w:lang w:val="en-US"/>
          <w14:textFill>
            <w14:solidFill>
              <w14:srgbClr w14:val="094E97"/>
            </w14:solidFill>
          </w14:textFill>
        </w:rPr>
        <w:t>isclaimer</w:t>
      </w:r>
      <w:commentRangeEnd w:id="3"/>
      <w:r>
        <w:commentReference w:id="3"/>
      </w:r>
    </w:p>
    <w:p>
      <w:pPr>
        <w:pStyle w:val="Body"/>
        <w:spacing w:after="240" w:line="240" w:lineRule="auto"/>
        <w:jc w:val="both"/>
        <w:rPr>
          <w:rStyle w:val="None"/>
          <w:b w:val="1"/>
          <w:bCs w:val="1"/>
          <w:outline w:val="0"/>
          <w:color w:val="094e97"/>
          <w:u w:color="094e97"/>
          <w14:textFill>
            <w14:solidFill>
              <w14:srgbClr w14:val="094E97"/>
            </w14:solidFill>
          </w14:textFill>
        </w:rPr>
      </w:pPr>
      <w:r>
        <w:rPr>
          <w:rStyle w:val="None"/>
          <w:b w:val="1"/>
          <w:bCs w:val="1"/>
          <w:outline w:val="0"/>
          <w:color w:val="094e97"/>
          <w:u w:color="094e97"/>
          <w:rtl w:val="0"/>
          <w:lang w:val="en-US"/>
          <w14:textFill>
            <w14:solidFill>
              <w14:srgbClr w14:val="094E97"/>
            </w14:solidFill>
          </w14:textFill>
        </w:rPr>
        <w:t>Mentorship Disclaimer</w:t>
      </w:r>
    </w:p>
    <w:p>
      <w:pPr>
        <w:pStyle w:val="Body"/>
        <w:spacing w:after="240" w:line="240" w:lineRule="auto"/>
        <w:jc w:val="both"/>
      </w:pPr>
      <w:r>
        <w:rPr>
          <w:rStyle w:val="None"/>
          <w:rtl w:val="0"/>
          <w:lang w:val="en-US"/>
        </w:rPr>
        <w:t>The mentorship program provides teams and stakeholders with guidance and support on issues related to Artificial Intelligence. Although some mentors in this program are licensed attorneys, all information, advice, and materials provided during the mentorship sessions are for general informational purposes only and should not be construed as professional legal advice. Any discussions, recommendations, or documents shared during the course of the mentorship are not intended to, and should not, substitute for professional legal advice. It is of utmost importance that all teams and stakeholders seek advice from their own qualified legal professionals for any legal matters, decisions, or actions they are considering. Relying solely on the information provided during the mentorship sessions for legal decisions is done at your own risk.</w:t>
      </w:r>
    </w:p>
    <w:p>
      <w:pPr>
        <w:pStyle w:val="Body"/>
        <w:spacing w:after="240" w:line="240" w:lineRule="auto"/>
        <w:jc w:val="both"/>
        <w:rPr>
          <w:rStyle w:val="None"/>
          <w:b w:val="1"/>
          <w:bCs w:val="1"/>
          <w:outline w:val="0"/>
          <w:color w:val="094e97"/>
          <w:u w:color="094e97"/>
          <w14:textFill>
            <w14:solidFill>
              <w14:srgbClr w14:val="094E97"/>
            </w14:solidFill>
          </w14:textFill>
        </w:rPr>
      </w:pPr>
      <w:r>
        <w:rPr>
          <w:rStyle w:val="None"/>
          <w:b w:val="1"/>
          <w:bCs w:val="1"/>
          <w:outline w:val="0"/>
          <w:color w:val="094e97"/>
          <w:u w:color="094e97"/>
          <w:rtl w:val="0"/>
          <w:lang w:val="en-US"/>
          <w14:textFill>
            <w14:solidFill>
              <w14:srgbClr w14:val="094E97"/>
            </w14:solidFill>
          </w14:textFill>
        </w:rPr>
        <w:t>No Legal Liability</w:t>
      </w:r>
    </w:p>
    <w:p>
      <w:pPr>
        <w:pStyle w:val="Body"/>
        <w:spacing w:after="240" w:line="240" w:lineRule="auto"/>
        <w:jc w:val="both"/>
      </w:pPr>
      <w:r>
        <w:rPr>
          <w:rStyle w:val="None"/>
          <w:rtl w:val="0"/>
          <w:lang w:val="en-US"/>
        </w:rPr>
        <w:t>It is crucial to understand that under no circumstance shall CEIMIA, the mentors, the mentorship program, or any affiliated entities be held liable for any loss or damage incurred as a result of using or relying on any information provided during the mentorship sessions.</w:t>
      </w:r>
    </w:p>
    <w:p>
      <w:pPr>
        <w:pStyle w:val="Body"/>
        <w:spacing w:after="240" w:line="240" w:lineRule="auto"/>
        <w:jc w:val="both"/>
        <w:rPr>
          <w:rStyle w:val="None"/>
          <w:b w:val="1"/>
          <w:bCs w:val="1"/>
          <w:outline w:val="0"/>
          <w:color w:val="094e97"/>
          <w:u w:color="094e97"/>
          <w14:textFill>
            <w14:solidFill>
              <w14:srgbClr w14:val="094E97"/>
            </w14:solidFill>
          </w14:textFill>
        </w:rPr>
      </w:pPr>
      <w:r>
        <w:rPr>
          <w:rStyle w:val="None"/>
          <w:b w:val="1"/>
          <w:bCs w:val="1"/>
          <w:outline w:val="0"/>
          <w:color w:val="094e97"/>
          <w:u w:color="094e97"/>
          <w:rtl w:val="0"/>
          <w:lang w:val="pt-PT"/>
          <w14:textFill>
            <w14:solidFill>
              <w14:srgbClr w14:val="094E97"/>
            </w14:solidFill>
          </w14:textFill>
        </w:rPr>
        <w:t>External Legal Consultation</w:t>
      </w:r>
    </w:p>
    <w:p>
      <w:pPr>
        <w:pStyle w:val="Body"/>
        <w:spacing w:after="240" w:line="240" w:lineRule="auto"/>
        <w:jc w:val="both"/>
      </w:pPr>
      <w:r>
        <w:rPr>
          <w:rStyle w:val="None"/>
          <w:rtl w:val="0"/>
          <w:lang w:val="en-US"/>
        </w:rPr>
        <w:t xml:space="preserve">We recommend consulting with a licensed attorney who can provide tailored legal advice based on your specific circumstances. This will ensure you receive accurate, current, and comprehensive legal counsel to support your decisions. </w:t>
      </w:r>
    </w:p>
    <w:p>
      <w:pPr>
        <w:pStyle w:val="Body"/>
        <w:spacing w:after="240" w:line="240" w:lineRule="auto"/>
        <w:jc w:val="both"/>
      </w:pPr>
    </w:p>
    <w:p>
      <w:pPr>
        <w:pStyle w:val="Body"/>
        <w:numPr>
          <w:ilvl w:val="0"/>
          <w:numId w:val="10"/>
        </w:numPr>
        <w:spacing w:after="240" w:line="240" w:lineRule="auto"/>
        <w:jc w:val="both"/>
        <w:rPr>
          <w:lang w:val="en-US"/>
        </w:rPr>
      </w:pPr>
      <w:r>
        <w:rPr>
          <w:rStyle w:val="None"/>
          <w:i w:val="1"/>
          <w:iCs w:val="1"/>
          <w:strike w:val="1"/>
          <w:dstrike w:val="0"/>
          <w:rtl w:val="0"/>
          <w:lang w:val="en-US"/>
        </w:rPr>
        <w:t>Lead mentors have to make sure that the team members are aware,  understand and agree with the disclaimer above.</w:t>
      </w:r>
    </w:p>
    <w:p>
      <w:pPr>
        <w:pStyle w:val="Body"/>
        <w:jc w:val="both"/>
      </w:pPr>
      <w:r>
        <w:rPr>
          <w:rStyle w:val="None"/>
          <w:rFonts w:ascii="Arial Unicode MS" w:cs="Arial Unicode MS" w:hAnsi="Arial Unicode MS" w:eastAsia="Arial Unicode MS"/>
          <w:b w:val="0"/>
          <w:bCs w:val="0"/>
          <w:i w:val="0"/>
          <w:iCs w:val="0"/>
        </w:rPr>
        <w:br w:type="page"/>
      </w:r>
    </w:p>
    <w:p>
      <w:pPr>
        <w:pStyle w:val="Heading 2"/>
        <w:jc w:val="both"/>
      </w:pPr>
      <w:bookmarkStart w:name="_n988akozhz" w:id="4"/>
      <w:bookmarkEnd w:id="4"/>
      <w:r>
        <w:rPr>
          <w:rStyle w:val="None"/>
          <w:rtl w:val="0"/>
        </w:rPr>
        <w:t>S</w:t>
      </w:r>
      <w:r>
        <w:rPr>
          <w:rStyle w:val="None"/>
          <w:rtl w:val="0"/>
          <w:lang w:val="fr-FR"/>
        </w:rPr>
        <w:t>olution description</w:t>
      </w:r>
    </w:p>
    <w:p>
      <w:pPr>
        <w:pStyle w:val="Body"/>
        <w:spacing w:line="288" w:lineRule="auto"/>
        <w:jc w:val="both"/>
        <w:rPr>
          <w:rStyle w:val="None"/>
        </w:rPr>
      </w:pPr>
      <w:r>
        <w:rPr>
          <w:rStyle w:val="None"/>
          <w:rtl w:val="0"/>
        </w:rPr>
        <w:t xml:space="preserve">AgentAnalytics.AI </w:t>
      </w:r>
      <w:r>
        <w:rPr>
          <w:rStyle w:val="None"/>
          <w:rtl w:val="0"/>
          <w:lang w:val="en-US"/>
        </w:rPr>
        <w:t>AI</w:t>
      </w:r>
      <w:r>
        <w:rPr>
          <w:rStyle w:val="None"/>
          <w:rtl w:val="0"/>
          <w:lang w:val="en-US"/>
        </w:rPr>
        <w:t xml:space="preserve"> co-workers automate and augment work</w:t>
      </w:r>
      <w:r>
        <w:rPr>
          <w:rStyle w:val="None"/>
          <w:rtl w:val="0"/>
          <w:lang w:val="en-US"/>
        </w:rPr>
        <w:t xml:space="preserve"> </w:t>
      </w:r>
      <w:r>
        <w:rPr>
          <w:rStyle w:val="None"/>
          <w:rtl w:val="0"/>
          <w:lang w:val="en-US"/>
        </w:rPr>
        <w:t>done by different SMEs,</w:t>
      </w:r>
      <w:r>
        <w:rPr>
          <w:rStyle w:val="None"/>
          <w:rtl w:val="0"/>
          <w:lang w:val="en-US"/>
        </w:rPr>
        <w:t xml:space="preserve"> with</w:t>
      </w:r>
      <w:r>
        <w:rPr>
          <w:rStyle w:val="None"/>
          <w:rtl w:val="0"/>
          <w:lang w:val="en-US"/>
        </w:rPr>
        <w:t xml:space="preserve"> oversight by Responsible AI </w:t>
      </w:r>
      <w:r>
        <w:rPr>
          <w:rStyle w:val="None"/>
          <w:rtl w:val="0"/>
          <w:lang w:val="en-US"/>
        </w:rPr>
        <w:t>(RAI) co</w:t>
      </w:r>
      <w:r>
        <w:rPr>
          <w:rStyle w:val="None"/>
          <w:rtl w:val="0"/>
          <w:lang w:val="en-US"/>
        </w:rPr>
        <w:t>worker</w:t>
      </w:r>
      <w:r>
        <w:rPr>
          <w:rStyle w:val="None"/>
          <w:rtl w:val="0"/>
          <w:lang w:val="en-US"/>
        </w:rPr>
        <w:t xml:space="preserve">s, </w:t>
      </w:r>
      <w:r>
        <w:rPr>
          <w:rStyle w:val="None"/>
          <w:rtl w:val="0"/>
        </w:rPr>
        <w:t>monitor</w:t>
      </w:r>
      <w:r>
        <w:rPr>
          <w:rStyle w:val="None"/>
          <w:rtl w:val="0"/>
          <w:lang w:val="en-US"/>
        </w:rPr>
        <w:t>ing</w:t>
      </w:r>
      <w:r>
        <w:rPr>
          <w:rStyle w:val="None"/>
          <w:rtl w:val="0"/>
          <w:lang w:val="en-US"/>
        </w:rPr>
        <w:t xml:space="preserve"> the outcomes generated</w:t>
      </w:r>
      <w:r>
        <w:rPr>
          <w:rStyle w:val="None"/>
          <w:rtl w:val="0"/>
          <w:lang w:val="en-US"/>
        </w:rPr>
        <w:t xml:space="preserve"> </w:t>
      </w:r>
      <w:r>
        <w:rPr>
          <w:rStyle w:val="None"/>
          <w:rtl w:val="0"/>
          <w:lang w:val="en-US"/>
        </w:rPr>
        <w:t>to achieve fairness, impartiality, and compliance</w:t>
      </w:r>
      <w:r>
        <w:rPr>
          <w:rStyle w:val="None"/>
          <w:rtl w:val="0"/>
          <w:lang w:val="en-US"/>
        </w:rPr>
        <w:t>,</w:t>
      </w:r>
      <w:r>
        <w:rPr>
          <w:rStyle w:val="None"/>
          <w:rtl w:val="0"/>
        </w:rPr>
        <w:t xml:space="preserve"> </w:t>
      </w:r>
      <w:r>
        <w:rPr>
          <w:rStyle w:val="None"/>
          <w:rtl w:val="0"/>
          <w:lang w:val="en-US"/>
        </w:rPr>
        <w:t xml:space="preserve">for a </w:t>
      </w:r>
      <w:r>
        <w:rPr>
          <w:rStyle w:val="None"/>
          <w:rtl w:val="0"/>
          <w:lang w:val="en-US"/>
        </w:rPr>
        <w:t xml:space="preserve"> trustworthy AI products.</w:t>
      </w:r>
    </w:p>
    <w:p>
      <w:pPr>
        <w:pStyle w:val="Body"/>
        <w:spacing w:line="288" w:lineRule="auto"/>
        <w:jc w:val="both"/>
        <w:rPr>
          <w:rStyle w:val="None"/>
        </w:rPr>
      </w:pPr>
    </w:p>
    <w:p>
      <w:pPr>
        <w:pStyle w:val="Body"/>
        <w:jc w:val="both"/>
        <w:rPr>
          <w:rStyle w:val="None"/>
        </w:rPr>
      </w:pPr>
      <w:r>
        <w:rPr>
          <w:rStyle w:val="None"/>
          <w:rtl w:val="0"/>
          <w:lang w:val="en-US"/>
        </w:rPr>
        <w:t xml:space="preserve">RAI coworker </w:t>
      </w:r>
      <w:r>
        <w:rPr>
          <w:rStyle w:val="None"/>
          <w:rtl w:val="0"/>
          <w:lang w:val="en-US"/>
        </w:rPr>
        <w:t xml:space="preserve">agents are </w:t>
      </w:r>
      <w:r>
        <w:rPr>
          <w:rStyle w:val="None"/>
          <w:rtl w:val="0"/>
          <w:lang w:val="en-US"/>
        </w:rPr>
        <w:t xml:space="preserve">open-source LLM </w:t>
      </w:r>
      <w:r>
        <w:rPr>
          <w:rStyle w:val="None"/>
          <w:rtl w:val="0"/>
          <w:lang w:val="en-US"/>
        </w:rPr>
        <w:t xml:space="preserve">agents </w:t>
      </w:r>
      <w:r>
        <w:rPr>
          <w:rStyle w:val="None"/>
          <w:rtl w:val="0"/>
          <w:lang w:val="en-US"/>
        </w:rPr>
        <w:t>dedicated to Responsible AI aspects</w:t>
      </w:r>
      <w:r>
        <w:rPr>
          <w:rStyle w:val="None"/>
          <w:rtl w:val="0"/>
          <w:lang w:val="en-US"/>
        </w:rPr>
        <w:t xml:space="preserve">. </w:t>
      </w:r>
      <w:r>
        <w:rPr>
          <w:rtl w:val="0"/>
          <w:lang w:val="en-US"/>
        </w:rPr>
        <w:t xml:space="preserve">They </w:t>
      </w:r>
      <w:r>
        <w:rPr>
          <w:rtl w:val="0"/>
          <w:lang w:val="en-US"/>
        </w:rPr>
        <w:t xml:space="preserve">look into the ethical components (fairness, transparency, accountability, privacy) of a document or query, and provides an </w:t>
      </w:r>
      <w:r>
        <w:rPr>
          <w:rtl w:val="0"/>
          <w:lang w:val="en-US"/>
        </w:rPr>
        <w:t>estimate</w:t>
      </w:r>
      <w:r>
        <w:rPr>
          <w:rtl w:val="0"/>
          <w:lang w:val="en-US"/>
        </w:rPr>
        <w:t xml:space="preserve"> (score) associated with each of these components. </w:t>
      </w:r>
      <w:r>
        <w:rPr>
          <w:rStyle w:val="None"/>
          <w:rtl w:val="0"/>
          <w:lang w:val="en-US"/>
        </w:rPr>
        <w:t xml:space="preserve">They are pooled in a multi-agent configuration </w:t>
      </w:r>
      <w:r>
        <w:rPr>
          <w:rStyle w:val="None"/>
          <w:rtl w:val="0"/>
          <w:lang w:val="en-US"/>
        </w:rPr>
        <w:t>to improve upon the performance of any single RAI coworker</w:t>
      </w:r>
      <w:r>
        <w:rPr>
          <w:rStyle w:val="None"/>
          <w:rtl w:val="0"/>
          <w:lang w:val="en-US"/>
        </w:rPr>
        <w:t>.</w:t>
      </w:r>
    </w:p>
    <w:p>
      <w:pPr>
        <w:pStyle w:val="Body"/>
        <w:jc w:val="both"/>
      </w:pPr>
    </w:p>
    <w:p>
      <w:pPr>
        <w:pStyle w:val="Body"/>
        <w:jc w:val="both"/>
      </w:pPr>
      <w:r>
        <w:rPr>
          <w:rStyle w:val="None"/>
          <w:rtl w:val="0"/>
          <w:lang w:val="en-US"/>
        </w:rPr>
        <w:t>The pooling of the agents for the evaluation of a document or incoming query occurs at 3 levels:</w:t>
      </w:r>
    </w:p>
    <w:p>
      <w:pPr>
        <w:pStyle w:val="Body"/>
        <w:jc w:val="both"/>
      </w:pPr>
    </w:p>
    <w:p>
      <w:pPr>
        <w:pStyle w:val="Body"/>
        <w:numPr>
          <w:ilvl w:val="0"/>
          <w:numId w:val="12"/>
        </w:numPr>
        <w:jc w:val="both"/>
        <w:rPr>
          <w:lang w:val="en-US"/>
        </w:rPr>
      </w:pPr>
      <w:r>
        <w:rPr>
          <w:rStyle w:val="None"/>
          <w:rtl w:val="0"/>
          <w:lang w:val="en-US"/>
        </w:rPr>
        <w:t>Each RAI coworker individually assesses the document/query</w:t>
      </w:r>
      <w:r>
        <w:rPr>
          <w:rStyle w:val="None"/>
          <w:rtl w:val="1"/>
        </w:rPr>
        <w:t>’</w:t>
      </w:r>
      <w:r>
        <w:rPr>
          <w:rStyle w:val="None"/>
          <w:rtl w:val="0"/>
          <w:lang w:val="en-US"/>
        </w:rPr>
        <w:t>s characteristics and assigns a score to each of fairness, transparency, privacy, accountability</w:t>
      </w:r>
    </w:p>
    <w:p>
      <w:pPr>
        <w:pStyle w:val="Body"/>
        <w:numPr>
          <w:ilvl w:val="0"/>
          <w:numId w:val="12"/>
        </w:numPr>
        <w:jc w:val="both"/>
        <w:rPr>
          <w:lang w:val="en-US"/>
        </w:rPr>
      </w:pPr>
      <w:r>
        <w:rPr>
          <w:rStyle w:val="None"/>
          <w:rtl w:val="0"/>
          <w:lang w:val="en-US"/>
        </w:rPr>
        <w:t>All the RAI coworkers in the pool enter a dialogue to come to a common score of the  dimensions above.</w:t>
      </w:r>
    </w:p>
    <w:p>
      <w:pPr>
        <w:pStyle w:val="Body"/>
        <w:numPr>
          <w:ilvl w:val="0"/>
          <w:numId w:val="12"/>
        </w:numPr>
        <w:jc w:val="both"/>
        <w:rPr>
          <w:lang w:val="en-US"/>
        </w:rPr>
      </w:pPr>
      <w:r>
        <w:rPr>
          <w:rStyle w:val="None"/>
          <w:rtl w:val="0"/>
          <w:lang w:val="en-US"/>
        </w:rPr>
        <w:t xml:space="preserve">The resulting scores are then mapped to a document/query classification which results in a predetermined document/query treatment </w:t>
      </w:r>
      <w:r>
        <w:rPr>
          <w:rStyle w:val="None"/>
          <w:rtl w:val="0"/>
          <w:lang w:val="en-US"/>
        </w:rPr>
        <w:t>behaviour.</w:t>
      </w:r>
    </w:p>
    <w:p>
      <w:pPr>
        <w:pStyle w:val="Body"/>
        <w:jc w:val="both"/>
      </w:pPr>
    </w:p>
    <w:p>
      <w:pPr>
        <w:pStyle w:val="Body"/>
        <w:jc w:val="both"/>
      </w:pPr>
      <w:r>
        <w:drawing xmlns:a="http://schemas.openxmlformats.org/drawingml/2006/main">
          <wp:inline distT="0" distB="0" distL="0" distR="0">
            <wp:extent cx="2974182" cy="1035951"/>
            <wp:effectExtent l="0" t="0" r="0" b="0"/>
            <wp:docPr id="1073741827" name="officeArt object" descr="AGV_vUcgm9Rz5wM9aI6kQUJfL0QUaADt4Mq7peZBK_UAd4ID3MejHaq2QN1WTSo4lP74Q_WS2cQ11eGQqdRdvOrrVHIKIPrxmRlT6MXrCi-Sl4WEunIzr3o-c5M_AGnz1OK3fMBM-HqhoXw1s34pmhHa_woeCkvL5WEs=s2048.png"/>
            <wp:cNvGraphicFramePr/>
            <a:graphic xmlns:a="http://schemas.openxmlformats.org/drawingml/2006/main">
              <a:graphicData uri="http://schemas.openxmlformats.org/drawingml/2006/picture">
                <pic:pic xmlns:pic="http://schemas.openxmlformats.org/drawingml/2006/picture">
                  <pic:nvPicPr>
                    <pic:cNvPr id="1073741827" name="AGV_vUcgm9Rz5wM9aI6kQUJfL0QUaADt4Mq7peZBK_UAd4ID3MejHaq2QN1WTSo4lP74Q_WS2cQ11eGQqdRdvOrrVHIKIPrxmRlT6MXrCi-Sl4WEunIzr3o-c5M_AGnz1OK3fMBM-HqhoXw1s34pmhHa_woeCkvL5WEs=s2048.png" descr="AGV_vUcgm9Rz5wM9aI6kQUJfL0QUaADt4Mq7peZBK_UAd4ID3MejHaq2QN1WTSo4lP74Q_WS2cQ11eGQqdRdvOrrVHIKIPrxmRlT6MXrCi-Sl4WEunIzr3o-c5M_AGnz1OK3fMBM-HqhoXw1s34pmhHa_woeCkvL5WEs=s2048.png"/>
                    <pic:cNvPicPr>
                      <a:picLocks noChangeAspect="1"/>
                    </pic:cNvPicPr>
                  </pic:nvPicPr>
                  <pic:blipFill>
                    <a:blip r:embed="rId4">
                      <a:extLst/>
                    </a:blip>
                    <a:stretch>
                      <a:fillRect/>
                    </a:stretch>
                  </pic:blipFill>
                  <pic:spPr>
                    <a:xfrm>
                      <a:off x="0" y="0"/>
                      <a:ext cx="2974182" cy="1035951"/>
                    </a:xfrm>
                    <a:prstGeom prst="rect">
                      <a:avLst/>
                    </a:prstGeom>
                    <a:ln w="12700" cap="flat">
                      <a:noFill/>
                      <a:miter lim="400000"/>
                    </a:ln>
                    <a:effectLst/>
                  </pic:spPr>
                </pic:pic>
              </a:graphicData>
            </a:graphic>
          </wp:inline>
        </w:drawing>
      </w:r>
      <w:r>
        <w:drawing xmlns:a="http://schemas.openxmlformats.org/drawingml/2006/main">
          <wp:inline distT="0" distB="0" distL="0" distR="0">
            <wp:extent cx="2251755" cy="1017474"/>
            <wp:effectExtent l="0" t="0" r="0" b="0"/>
            <wp:docPr id="1073741828" name="officeArt object" descr="AGV_vUf1yZmPK9PiWJyaxt3zA5OQvglSHBD6ujxhZARcpKpThjkRB_c9oh0zr2Ta7vfcPj3pQFppmH7ljmIEgWdqbIUadyfV5zf8R6QpmnGlPmKjNsgttydAfA0M-xuNiWbPTayGgYRJXV0eqqJdLPP7u0i5dXHi1sBx=s2048.png"/>
            <wp:cNvGraphicFramePr/>
            <a:graphic xmlns:a="http://schemas.openxmlformats.org/drawingml/2006/main">
              <a:graphicData uri="http://schemas.openxmlformats.org/drawingml/2006/picture">
                <pic:pic xmlns:pic="http://schemas.openxmlformats.org/drawingml/2006/picture">
                  <pic:nvPicPr>
                    <pic:cNvPr id="1073741828" name="AGV_vUf1yZmPK9PiWJyaxt3zA5OQvglSHBD6ujxhZARcpKpThjkRB_c9oh0zr2Ta7vfcPj3pQFppmH7ljmIEgWdqbIUadyfV5zf8R6QpmnGlPmKjNsgttydAfA0M-xuNiWbPTayGgYRJXV0eqqJdLPP7u0i5dXHi1sBx=s2048.png" descr="AGV_vUf1yZmPK9PiWJyaxt3zA5OQvglSHBD6ujxhZARcpKpThjkRB_c9oh0zr2Ta7vfcPj3pQFppmH7ljmIEgWdqbIUadyfV5zf8R6QpmnGlPmKjNsgttydAfA0M-xuNiWbPTayGgYRJXV0eqqJdLPP7u0i5dXHi1sBx=s2048.png"/>
                    <pic:cNvPicPr>
                      <a:picLocks noChangeAspect="1"/>
                    </pic:cNvPicPr>
                  </pic:nvPicPr>
                  <pic:blipFill>
                    <a:blip r:embed="rId5">
                      <a:extLst/>
                    </a:blip>
                    <a:stretch>
                      <a:fillRect/>
                    </a:stretch>
                  </pic:blipFill>
                  <pic:spPr>
                    <a:xfrm>
                      <a:off x="0" y="0"/>
                      <a:ext cx="2251755" cy="1017474"/>
                    </a:xfrm>
                    <a:prstGeom prst="rect">
                      <a:avLst/>
                    </a:prstGeom>
                    <a:ln w="12700" cap="flat">
                      <a:noFill/>
                      <a:miter lim="400000"/>
                    </a:ln>
                    <a:effectLst/>
                  </pic:spPr>
                </pic:pic>
              </a:graphicData>
            </a:graphic>
          </wp:inline>
        </w:drawing>
      </w:r>
    </w:p>
    <w:p>
      <w:pPr>
        <w:pStyle w:val="Heading 2"/>
      </w:pPr>
      <w:r>
        <w:rPr>
          <w:rFonts w:cs="Arial Unicode MS" w:eastAsia="Arial Unicode MS"/>
          <w:rtl w:val="0"/>
          <w:lang w:val="en-US"/>
        </w:rPr>
        <w:t>Deep Dive</w:t>
      </w:r>
    </w:p>
    <w:p>
      <w:pPr>
        <w:pStyle w:val="Body"/>
      </w:pPr>
      <w:r>
        <w:rPr>
          <w:rtl w:val="0"/>
          <w:lang w:val="en-US"/>
        </w:rPr>
        <w:t xml:space="preserve">Responsible AI can be characterized along fairness, transparency, ethical privacy, and accountability criteria. After reviewing the AgentAnalytics.AI platform, it was decided to concentrate on fairness and privacy aspects of the multi-agent mechanisms described below. Accountability and transparency  were considered tightly dependent on the use cases outside the scope of the platform, and the explainability mechanism utilized by the platform relies on a referencing scheme being patented by the developers. We have identified however potential explainability issues related to the leakage of personal information. It is to be noted that by operating at the platform level, the scalability of the platform is factored in to a large extent. </w:t>
      </w:r>
    </w:p>
    <w:p>
      <w:pPr>
        <w:pStyle w:val="Heading 2"/>
      </w:pPr>
      <w:del w:id="5" w:date="2024-09-08T11:47:03Z" w:author="Gilles Fayad">
        <w:r>
          <w:rPr>
            <w:rStyle w:val="None"/>
            <w:rFonts w:cs="Arial Unicode MS" w:eastAsia="Arial Unicode MS"/>
            <w:rtl w:val="0"/>
            <w:lang w:val="en-US"/>
          </w:rPr>
          <w:delText>Internal workings of multi-agent systems</w:delText>
        </w:r>
      </w:del>
      <w:ins w:id="6" w:date="2024-09-08T11:47:16Z" w:author="Gilles Fayad">
        <w:r>
          <w:rPr>
            <w:rStyle w:val="None"/>
            <w:rFonts w:cs="Arial Unicode MS" w:eastAsia="Arial Unicode MS"/>
            <w:rtl w:val="0"/>
            <w:lang w:val="en-US"/>
          </w:rPr>
          <w:t>Responsible AI concerns at the multi-agent level</w:t>
        </w:r>
      </w:ins>
      <w:r>
        <w:rPr>
          <w:rStyle w:val="None"/>
          <w:rFonts w:cs="Arial Unicode MS" w:eastAsia="Arial Unicode MS"/>
          <w:rtl w:val="0"/>
        </w:rPr>
        <w:t>:</w:t>
      </w:r>
    </w:p>
    <w:p>
      <w:pPr>
        <w:pStyle w:val="Heading 3"/>
        <w:rPr>
          <w:ins w:id="7" w:date="2024-09-08T17:26:03Z" w:author="Gilles Fayad"/>
          <w:rStyle w:val="None"/>
        </w:rPr>
      </w:pPr>
      <w:del w:id="8" w:date="2024-09-08T11:47:24Z" w:author="Gilles Fayad">
        <w:r>
          <w:rPr>
            <w:rStyle w:val="None"/>
            <w:rtl w:val="0"/>
            <w:lang w:val="en-US"/>
          </w:rPr>
          <w:delText>How to demonstrate that the achieved consensual output score</w:delText>
        </w:r>
      </w:del>
      <w:ins w:id="9" w:date="2024-09-08T11:47:38Z" w:author="Gilles Fayad">
        <w:r>
          <w:rPr>
            <w:rStyle w:val="None"/>
            <w:rtl w:val="0"/>
            <w:lang w:val="en-US"/>
          </w:rPr>
          <w:t>Evaluating Responsible AI dimensions through scoring</w:t>
        </w:r>
      </w:ins>
      <w:del w:id="10" w:date="2024-09-08T11:36:04Z" w:author="Gilles Fayad">
        <w:r>
          <w:rPr>
            <w:rStyle w:val="None"/>
            <w:rtl w:val="0"/>
            <w:lang w:val="en-US"/>
          </w:rPr>
          <w:delText xml:space="preserve"> is better than a given single LLM score?</w:delText>
        </w:r>
      </w:del>
    </w:p>
    <w:p>
      <w:pPr>
        <w:pStyle w:val="Body"/>
        <w:rPr>
          <w:ins w:id="11" w:date="2024-09-08T17:26:03Z" w:author="Gilles Fayad"/>
          <w:rStyle w:val="None"/>
        </w:rPr>
      </w:pPr>
      <w:ins w:id="12" w:date="2024-09-08T17:26:03Z" w:author="Gilles Fayad">
        <w:r>
          <w:rPr>
            <w:rStyle w:val="None"/>
            <w:rtl w:val="0"/>
            <w:lang w:val="en-US"/>
          </w:rPr>
          <w:t>Assessing RAI dimensions using RAI Agents brings up fairness issues at multiple levels:</w:t>
        </w:r>
      </w:ins>
    </w:p>
    <w:p>
      <w:pPr>
        <w:pStyle w:val="Body"/>
        <w:numPr>
          <w:ilvl w:val="0"/>
          <w:numId w:val="14"/>
        </w:numPr>
      </w:pPr>
      <w:ins w:id="13" w:date="2024-09-08T17:26:03Z" w:author="Gilles Fayad">
        <w:r>
          <w:rPr>
            <w:rStyle w:val="None"/>
            <w:rtl w:val="0"/>
            <w:lang w:val="en-US"/>
          </w:rPr>
          <w:t xml:space="preserve">Standalone RAI agent evaluation scores can be biased, as the RAI agent LLM pre-training and fine tuning that can influence the resulting scores. Since these agents are off-the-shelf, little can be achieved beyond quantifying such bias. Quantifying this bias however is important, and methods need to be investigated to consistently evaluate it. </w:t>
        </w:r>
      </w:ins>
    </w:p>
    <w:p>
      <w:pPr>
        <w:pStyle w:val="Body"/>
        <w:numPr>
          <w:ilvl w:val="0"/>
          <w:numId w:val="14"/>
        </w:numPr>
      </w:pPr>
      <w:ins w:id="14" w:date="2024-09-08T17:26:03Z" w:author="Gilles Fayad">
        <w:r>
          <w:rPr>
            <w:rStyle w:val="None"/>
            <w:rtl w:val="0"/>
            <w:lang w:val="en-US"/>
          </w:rPr>
          <w:t>Beyond the pooling resources management issues, there remains to be demonstrated that the pooling of agents is more efficient that a single agent. AgentAnalytics plans to demonstrate this empirically.</w:t>
        </w:r>
      </w:ins>
    </w:p>
    <w:p>
      <w:pPr>
        <w:pStyle w:val="Body"/>
        <w:numPr>
          <w:ilvl w:val="0"/>
          <w:numId w:val="14"/>
        </w:numPr>
      </w:pPr>
      <w:ins w:id="15" w:date="2024-09-08T17:26:03Z" w:author="Gilles Fayad">
        <w:r>
          <w:rPr>
            <w:rStyle w:val="None"/>
            <w:rtl w:val="0"/>
            <w:lang w:val="en-US"/>
          </w:rPr>
          <w:t>Pooling a set of such agents to achieve diversity through some consensual or averaging scheme can bring fairness issues of their own if done In parallel, especially in the resources allocation and their fair allocation before exhaustion. Agents with unfair access to resources would be more predominant and skew the outcome. AgentAnalytics plans to adopt a strategy of sequential collaboration among agents . Sequential collaboration can also simplify the consensus building process.</w:t>
        </w:r>
      </w:ins>
    </w:p>
    <w:p>
      <w:pPr>
        <w:pStyle w:val="Body"/>
        <w:numPr>
          <w:ilvl w:val="0"/>
          <w:numId w:val="14"/>
        </w:numPr>
      </w:pPr>
      <w:ins w:id="16" w:date="2024-09-08T17:26:03Z" w:author="Gilles Fayad">
        <w:r>
          <w:rPr>
            <w:rStyle w:val="None"/>
            <w:rtl w:val="0"/>
            <w:lang w:val="en-US"/>
          </w:rPr>
          <w:t xml:space="preserve">The AgentAnalytics.AI team would like to leverage the explainability by referencing feature of their platform to </w:t>
        </w:r>
      </w:ins>
      <w:ins w:id="17" w:date="2024-09-08T17:26:03Z" w:author="Gilles Fayad">
        <w:r>
          <w:rPr>
            <w:rStyle w:val="None"/>
            <w:rtl w:val="0"/>
            <w:lang w:val="en-US"/>
          </w:rPr>
          <w:t xml:space="preserve">ensure that the output generated can be linked to the source (Source back-referencing, Proprietary LINE technology) </w:t>
        </w:r>
      </w:ins>
      <w:ins w:id="18" w:date="2024-09-08T17:26:03Z" w:author="Gilles Fayad">
        <w:r>
          <w:rPr>
            <w:rStyle w:val="None"/>
            <w:rtl w:val="0"/>
            <w:lang w:val="en-US"/>
          </w:rPr>
          <w:t>as a demonstration of fairness of the agents (single or multi-agent schemes) through traceability. This evidence-based scheme has the potential to leak personal information beyond what is necessary for the demonstration of fairness. How to avoid or limit such leakage will be addressed in the SRAIS plan.</w:t>
        </w:r>
      </w:ins>
    </w:p>
    <w:p>
      <w:pPr>
        <w:pStyle w:val="Body"/>
      </w:pPr>
    </w:p>
    <w:tbl>
      <w:tblPr>
        <w:tblW w:w="935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11"/>
        <w:gridCol w:w="2717"/>
        <w:gridCol w:w="2626"/>
        <w:gridCol w:w="2636"/>
        <w:gridCol w:w="160"/>
      </w:tblGrid>
      <w:tr>
        <w:tblPrEx>
          <w:shd w:val="clear" w:color="auto" w:fill="ced7e7"/>
        </w:tblPrEx>
        <w:trPr>
          <w:trHeight w:val="293" w:hRule="atLeast"/>
        </w:trPr>
        <w:tc>
          <w:tcPr>
            <w:tcW w:type="dxa" w:w="1211"/>
            <w:tcBorders>
              <w:top w:val="single" w:color="cccccc" w:sz="8" w:space="0" w:shadow="0" w:frame="0"/>
              <w:left w:val="single" w:color="cccccc" w:sz="8" w:space="0" w:shadow="0" w:frame="0"/>
              <w:bottom w:val="single" w:color="cccccc" w:sz="8" w:space="0" w:shadow="0" w:frame="0"/>
              <w:right w:val="single" w:color="cccccc" w:sz="8" w:space="0" w:shadow="0" w:frame="0"/>
            </w:tcBorders>
            <w:shd w:val="clear" w:color="auto" w:fill="ea9999"/>
            <w:tcMar>
              <w:top w:type="dxa" w:w="80"/>
              <w:left w:type="dxa" w:w="80"/>
              <w:bottom w:type="dxa" w:w="80"/>
              <w:right w:type="dxa" w:w="80"/>
            </w:tcMar>
            <w:vAlign w:val="center"/>
          </w:tcPr>
          <w:p>
            <w:pPr>
              <w:pStyle w:val="Body"/>
              <w:spacing w:line="240" w:lineRule="auto"/>
            </w:pPr>
            <w:r>
              <w:rPr>
                <w:rStyle w:val="None"/>
                <w:b w:val="1"/>
                <w:bCs w:val="1"/>
                <w:outline w:val="0"/>
                <w:color w:val="1f1f1f"/>
                <w:sz w:val="18"/>
                <w:szCs w:val="18"/>
                <w:u w:color="1f1f1f"/>
                <w:rtl w:val="0"/>
                <w:lang w:val="en-US"/>
                <w14:textFill>
                  <w14:solidFill>
                    <w14:srgbClr w14:val="1F1F1F"/>
                  </w14:solidFill>
                </w14:textFill>
              </w:rPr>
              <w:t>Evaluation</w:t>
            </w:r>
          </w:p>
        </w:tc>
        <w:tc>
          <w:tcPr>
            <w:tcW w:type="dxa" w:w="2716"/>
            <w:tcBorders>
              <w:top w:val="single" w:color="cccccc" w:sz="8" w:space="0" w:shadow="0" w:frame="0"/>
              <w:left w:val="single" w:color="cccccc" w:sz="8" w:space="0" w:shadow="0" w:frame="0"/>
              <w:bottom w:val="single" w:color="cccccc" w:sz="8" w:space="0" w:shadow="0" w:frame="0"/>
              <w:right w:val="single" w:color="cccccc" w:sz="8" w:space="0" w:shadow="0" w:frame="0"/>
            </w:tcBorders>
            <w:shd w:val="clear" w:color="auto" w:fill="ea9999"/>
            <w:tcMar>
              <w:top w:type="dxa" w:w="80"/>
              <w:left w:type="dxa" w:w="80"/>
              <w:bottom w:type="dxa" w:w="80"/>
              <w:right w:type="dxa" w:w="80"/>
            </w:tcMar>
            <w:vAlign w:val="center"/>
          </w:tcPr>
          <w:p>
            <w:pPr>
              <w:pStyle w:val="Body"/>
              <w:spacing w:line="240" w:lineRule="auto"/>
            </w:pPr>
            <w:r>
              <w:rPr>
                <w:rStyle w:val="None"/>
                <w:outline w:val="0"/>
                <w:color w:val="1f1f1f"/>
                <w:sz w:val="18"/>
                <w:szCs w:val="18"/>
                <w:u w:color="1f1f1f"/>
                <w:rtl w:val="0"/>
                <w:lang w:val="en-US"/>
                <w14:textFill>
                  <w14:solidFill>
                    <w14:srgbClr w14:val="1F1F1F"/>
                  </w14:solidFill>
                </w14:textFill>
              </w:rPr>
              <w:t>Initial Configuration</w:t>
            </w:r>
          </w:p>
        </w:tc>
        <w:tc>
          <w:tcPr>
            <w:tcW w:type="dxa" w:w="2626"/>
            <w:tcBorders>
              <w:top w:val="single" w:color="cccccc" w:sz="8" w:space="0" w:shadow="0" w:frame="0"/>
              <w:left w:val="single" w:color="cccccc" w:sz="8" w:space="0" w:shadow="0" w:frame="0"/>
              <w:bottom w:val="single" w:color="cccccc" w:sz="8" w:space="0" w:shadow="0" w:frame="0"/>
              <w:right w:val="single" w:color="cccccc" w:sz="8" w:space="0" w:shadow="0" w:frame="0"/>
            </w:tcBorders>
            <w:shd w:val="clear" w:color="auto" w:fill="c9daf8"/>
            <w:tcMar>
              <w:top w:type="dxa" w:w="80"/>
              <w:left w:type="dxa" w:w="80"/>
              <w:bottom w:type="dxa" w:w="80"/>
              <w:right w:type="dxa" w:w="80"/>
            </w:tcMar>
            <w:vAlign w:val="center"/>
          </w:tcPr>
          <w:p>
            <w:pPr>
              <w:pStyle w:val="Body"/>
              <w:spacing w:line="240" w:lineRule="auto"/>
            </w:pPr>
            <w:r>
              <w:rPr>
                <w:rStyle w:val="None"/>
                <w:sz w:val="18"/>
                <w:szCs w:val="18"/>
                <w:rtl w:val="0"/>
                <w:lang w:val="en-US"/>
              </w:rPr>
              <w:t>RAI dimensions</w:t>
            </w:r>
          </w:p>
        </w:tc>
        <w:tc>
          <w:tcPr>
            <w:tcW w:type="dxa" w:w="2635"/>
            <w:tcBorders>
              <w:top w:val="single" w:color="cccccc" w:sz="8" w:space="0" w:shadow="0" w:frame="0"/>
              <w:left w:val="single" w:color="cccccc" w:sz="8" w:space="0" w:shadow="0" w:frame="0"/>
              <w:bottom w:val="single" w:color="cccccc" w:sz="8" w:space="0" w:shadow="0" w:frame="0"/>
              <w:right w:val="single" w:color="cccccc" w:sz="8" w:space="0" w:shadow="0" w:frame="0"/>
            </w:tcBorders>
            <w:shd w:val="clear" w:color="auto" w:fill="c9daf8"/>
            <w:tcMar>
              <w:top w:type="dxa" w:w="80"/>
              <w:left w:type="dxa" w:w="80"/>
              <w:bottom w:type="dxa" w:w="80"/>
              <w:right w:type="dxa" w:w="80"/>
            </w:tcMar>
            <w:vAlign w:val="center"/>
          </w:tcPr>
          <w:p>
            <w:pPr>
              <w:pStyle w:val="Body"/>
              <w:spacing w:line="240" w:lineRule="auto"/>
            </w:pPr>
            <w:r>
              <w:rPr>
                <w:rStyle w:val="None"/>
                <w:sz w:val="18"/>
                <w:szCs w:val="18"/>
                <w:rtl w:val="0"/>
                <w:lang w:val="en-US"/>
              </w:rPr>
              <w:t>RAI Mitigation strategy</w:t>
            </w:r>
          </w:p>
        </w:tc>
        <w:tc>
          <w:tcPr>
            <w:tcW w:type="dxa" w:w="160"/>
            <w:tcBorders>
              <w:top w:val="nil"/>
              <w:left w:val="single" w:color="cccccc" w:sz="8"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1004" w:hRule="atLeast"/>
        </w:trPr>
        <w:tc>
          <w:tcPr>
            <w:tcW w:type="dxa" w:w="1211"/>
            <w:tcBorders>
              <w:top w:val="single" w:color="cccccc" w:sz="8" w:space="0" w:shadow="0" w:frame="0"/>
              <w:left w:val="single" w:color="cccccc" w:sz="8" w:space="0" w:shadow="0" w:frame="0"/>
              <w:bottom w:val="nil"/>
              <w:right w:val="single" w:color="cccccc" w:sz="8" w:space="0" w:shadow="0" w:frame="0"/>
            </w:tcBorders>
            <w:shd w:val="clear" w:color="auto" w:fill="auto"/>
            <w:tcMar>
              <w:top w:type="dxa" w:w="80"/>
              <w:left w:type="dxa" w:w="80"/>
              <w:bottom w:type="dxa" w:w="80"/>
              <w:right w:type="dxa" w:w="80"/>
            </w:tcMar>
            <w:vAlign w:val="center"/>
          </w:tcPr>
          <w:p>
            <w:pPr>
              <w:pStyle w:val="Body"/>
              <w:spacing w:line="240" w:lineRule="auto"/>
            </w:pPr>
            <w:r>
              <w:rPr>
                <w:rStyle w:val="None"/>
                <w:sz w:val="18"/>
                <w:szCs w:val="18"/>
                <w:rtl w:val="0"/>
                <w:lang w:val="en-US"/>
              </w:rPr>
              <w:t xml:space="preserve">Input level </w:t>
            </w:r>
          </w:p>
        </w:tc>
        <w:tc>
          <w:tcPr>
            <w:tcW w:type="dxa" w:w="2716"/>
            <w:tcBorders>
              <w:top w:val="single" w:color="cccccc" w:sz="8" w:space="0" w:shadow="0" w:frame="0"/>
              <w:left w:val="single" w:color="cccccc" w:sz="8" w:space="0" w:shadow="0" w:frame="0"/>
              <w:bottom w:val="nil"/>
              <w:right w:val="single" w:color="cccccc" w:sz="8" w:space="0" w:shadow="0" w:frame="0"/>
            </w:tcBorders>
            <w:shd w:val="clear" w:color="auto" w:fill="auto"/>
            <w:tcMar>
              <w:top w:type="dxa" w:w="80"/>
              <w:left w:type="dxa" w:w="80"/>
              <w:bottom w:type="dxa" w:w="80"/>
              <w:right w:type="dxa" w:w="80"/>
            </w:tcMar>
            <w:vAlign w:val="center"/>
          </w:tcPr>
          <w:p>
            <w:pPr>
              <w:pStyle w:val="Body"/>
              <w:spacing w:line="240" w:lineRule="auto"/>
            </w:pPr>
            <w:r>
              <w:rPr>
                <w:rStyle w:val="None"/>
                <w:sz w:val="18"/>
                <w:szCs w:val="18"/>
                <w:rtl w:val="0"/>
                <w:lang w:val="en-US"/>
              </w:rPr>
              <w:t xml:space="preserve">Setting </w:t>
            </w:r>
            <w:r>
              <w:rPr>
                <w:rStyle w:val="None"/>
                <w:sz w:val="18"/>
                <w:szCs w:val="18"/>
                <w:rtl w:val="0"/>
                <w:lang w:val="en-US"/>
              </w:rPr>
              <w:t>queries guardrails and prompt injections</w:t>
            </w:r>
          </w:p>
        </w:tc>
        <w:tc>
          <w:tcPr>
            <w:tcW w:type="dxa" w:w="2626"/>
            <w:tcBorders>
              <w:top w:val="single" w:color="cccccc" w:sz="8" w:space="0" w:shadow="0" w:frame="0"/>
              <w:left w:val="single" w:color="cccccc" w:sz="8" w:space="0" w:shadow="0" w:frame="0"/>
              <w:bottom w:val="nil"/>
              <w:right w:val="single" w:color="cccccc" w:sz="8"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rtl w:val="0"/>
                <w:lang w:val="en-US"/>
              </w:rPr>
              <w:t>Bias</w:t>
            </w:r>
            <w:r>
              <w:rPr>
                <w:rStyle w:val="None"/>
                <w:sz w:val="18"/>
                <w:szCs w:val="18"/>
                <w:lang w:val="en-US"/>
              </w:rPr>
              <w:br w:type="textWrapping"/>
            </w:r>
            <w:r>
              <w:rPr>
                <w:rStyle w:val="None"/>
                <w:sz w:val="18"/>
                <w:szCs w:val="18"/>
                <w:rtl w:val="0"/>
                <w:lang w:val="en-US"/>
              </w:rPr>
              <w:t>Selecting off-the-shelf LLM agents for query evaluation can influence query classification</w:t>
            </w:r>
          </w:p>
        </w:tc>
        <w:tc>
          <w:tcPr>
            <w:tcW w:type="dxa" w:w="2635"/>
            <w:tcBorders>
              <w:top w:val="single" w:color="cccccc" w:sz="8" w:space="0" w:shadow="0" w:frame="0"/>
              <w:left w:val="single" w:color="cccccc" w:sz="8" w:space="0" w:shadow="0" w:frame="0"/>
              <w:bottom w:val="nil"/>
              <w:right w:val="single" w:color="cccccc" w:sz="8" w:space="0" w:shadow="0" w:frame="0"/>
            </w:tcBorders>
            <w:shd w:val="clear" w:color="auto" w:fill="auto"/>
            <w:tcMar>
              <w:top w:type="dxa" w:w="80"/>
              <w:left w:type="dxa" w:w="80"/>
              <w:bottom w:type="dxa" w:w="80"/>
              <w:right w:type="dxa" w:w="80"/>
            </w:tcMar>
            <w:vAlign w:val="center"/>
          </w:tcPr>
          <w:p>
            <w:pPr>
              <w:pStyle w:val="Body"/>
              <w:spacing w:line="240" w:lineRule="auto"/>
              <w:rPr>
                <w:sz w:val="18"/>
                <w:szCs w:val="18"/>
              </w:rPr>
            </w:pPr>
            <w:r>
              <w:rPr>
                <w:sz w:val="18"/>
                <w:szCs w:val="18"/>
                <w:rtl w:val="0"/>
                <w:lang w:val="en-US"/>
              </w:rPr>
              <w:t>Check bias and variance of agents selected</w:t>
            </w:r>
          </w:p>
          <w:p>
            <w:pPr>
              <w:pStyle w:val="Body"/>
              <w:spacing w:line="240" w:lineRule="auto"/>
            </w:pPr>
            <w:r>
              <w:rPr>
                <w:rStyle w:val="None"/>
                <w:sz w:val="18"/>
                <w:szCs w:val="18"/>
                <w:rtl w:val="0"/>
                <w:lang w:val="en-US"/>
              </w:rPr>
              <w:t>(To be detailed in SRAIS plan)</w:t>
            </w:r>
          </w:p>
        </w:tc>
        <w:tc>
          <w:tcPr>
            <w:tcW w:type="dxa" w:w="160"/>
            <w:tcBorders>
              <w:top w:val="nil"/>
              <w:left w:val="single" w:color="cccccc" w:sz="8"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804" w:hRule="atLeast"/>
        </w:trPr>
        <w:tc>
          <w:tcPr>
            <w:tcW w:type="dxa" w:w="1211"/>
            <w:tcBorders>
              <w:top w:val="nil"/>
              <w:left w:val="single" w:color="cccccc" w:sz="8" w:space="0" w:shadow="0" w:frame="0"/>
              <w:bottom w:val="single" w:color="cccccc" w:sz="8" w:space="0" w:shadow="0" w:frame="0"/>
              <w:right w:val="single" w:color="cccccc" w:sz="8" w:space="0" w:shadow="0" w:frame="0"/>
            </w:tcBorders>
            <w:shd w:val="clear" w:color="auto" w:fill="auto"/>
            <w:tcMar>
              <w:top w:type="dxa" w:w="80"/>
              <w:left w:type="dxa" w:w="80"/>
              <w:bottom w:type="dxa" w:w="80"/>
              <w:right w:type="dxa" w:w="80"/>
            </w:tcMar>
            <w:vAlign w:val="center"/>
          </w:tcPr>
          <w:p>
            <w:pPr>
              <w:pStyle w:val="Body"/>
              <w:spacing w:line="240" w:lineRule="auto"/>
            </w:pPr>
            <w:r>
              <w:rPr>
                <w:rStyle w:val="None"/>
                <w:sz w:val="18"/>
                <w:szCs w:val="18"/>
                <w:rtl w:val="0"/>
                <w:lang w:val="en-US"/>
              </w:rPr>
              <w:t>Output level</w:t>
            </w:r>
          </w:p>
        </w:tc>
        <w:tc>
          <w:tcPr>
            <w:tcW w:type="dxa" w:w="2716"/>
            <w:tcBorders>
              <w:top w:val="nil"/>
              <w:left w:val="single" w:color="cccccc" w:sz="8" w:space="0" w:shadow="0" w:frame="0"/>
              <w:bottom w:val="single" w:color="cccccc" w:sz="8" w:space="0" w:shadow="0" w:frame="0"/>
              <w:right w:val="single" w:color="cccccc" w:sz="8" w:space="0" w:shadow="0" w:frame="0"/>
            </w:tcBorders>
            <w:shd w:val="clear" w:color="auto" w:fill="auto"/>
            <w:tcMar>
              <w:top w:type="dxa" w:w="80"/>
              <w:left w:type="dxa" w:w="80"/>
              <w:bottom w:type="dxa" w:w="80"/>
              <w:right w:type="dxa" w:w="80"/>
            </w:tcMar>
            <w:vAlign w:val="center"/>
          </w:tcPr>
          <w:p>
            <w:pPr>
              <w:pStyle w:val="Body"/>
              <w:spacing w:line="240" w:lineRule="auto"/>
            </w:pPr>
            <w:r>
              <w:rPr>
                <w:rStyle w:val="None"/>
                <w:sz w:val="18"/>
                <w:szCs w:val="18"/>
                <w:rtl w:val="0"/>
                <w:lang w:val="en-US"/>
              </w:rPr>
              <w:t>Categorization of queries into 4 categories as listed above</w:t>
            </w:r>
          </w:p>
        </w:tc>
        <w:tc>
          <w:tcPr>
            <w:tcW w:type="dxa" w:w="2626"/>
            <w:tcBorders>
              <w:top w:val="nil"/>
              <w:left w:val="single" w:color="cccccc" w:sz="8" w:space="0" w:shadow="0" w:frame="0"/>
              <w:bottom w:val="single" w:color="cccccc" w:sz="8" w:space="0" w:shadow="0" w:frame="0"/>
              <w:right w:val="single" w:color="cccccc" w:sz="8" w:space="0" w:shadow="0" w:frame="0"/>
            </w:tcBorders>
            <w:shd w:val="clear" w:color="auto" w:fill="auto"/>
            <w:tcMar>
              <w:top w:type="dxa" w:w="80"/>
              <w:left w:type="dxa" w:w="80"/>
              <w:bottom w:type="dxa" w:w="80"/>
              <w:right w:type="dxa" w:w="80"/>
            </w:tcMar>
            <w:vAlign w:val="center"/>
          </w:tcPr>
          <w:p>
            <w:pPr>
              <w:pStyle w:val="Body"/>
              <w:spacing w:line="240" w:lineRule="auto"/>
            </w:pPr>
            <w:r>
              <w:rPr>
                <w:rFonts w:ascii="Arial" w:hAnsi="Arial"/>
                <w:sz w:val="18"/>
                <w:szCs w:val="18"/>
                <w:rtl w:val="0"/>
              </w:rPr>
              <w:t>Scaling query safety and guardrails</w:t>
            </w:r>
          </w:p>
        </w:tc>
        <w:tc>
          <w:tcPr>
            <w:tcW w:type="dxa" w:w="2635"/>
            <w:tcBorders>
              <w:top w:val="nil"/>
              <w:left w:val="single" w:color="cccccc" w:sz="8" w:space="0" w:shadow="0" w:frame="0"/>
              <w:bottom w:val="single" w:color="cccccc" w:sz="8" w:space="0" w:shadow="0" w:frame="0"/>
              <w:right w:val="single" w:color="cccccc" w:sz="8" w:space="0" w:shadow="0" w:frame="0"/>
            </w:tcBorders>
            <w:shd w:val="clear" w:color="auto" w:fill="auto"/>
            <w:tcMar>
              <w:top w:type="dxa" w:w="80"/>
              <w:left w:type="dxa" w:w="80"/>
              <w:bottom w:type="dxa" w:w="80"/>
              <w:right w:type="dxa" w:w="80"/>
            </w:tcMar>
            <w:vAlign w:val="center"/>
          </w:tcPr>
          <w:p>
            <w:pPr>
              <w:pStyle w:val="Body"/>
              <w:spacing w:line="240" w:lineRule="auto"/>
              <w:rPr>
                <w:sz w:val="18"/>
                <w:szCs w:val="18"/>
              </w:rPr>
            </w:pPr>
            <w:r>
              <w:rPr>
                <w:sz w:val="18"/>
                <w:szCs w:val="18"/>
                <w:rtl w:val="0"/>
                <w:lang w:val="en-US"/>
              </w:rPr>
              <w:t xml:space="preserve">Verify classification accuracy and safety through prompt injection </w:t>
            </w:r>
          </w:p>
          <w:p>
            <w:pPr>
              <w:pStyle w:val="Body"/>
              <w:spacing w:line="240" w:lineRule="auto"/>
            </w:pPr>
            <w:r>
              <w:rPr>
                <w:rStyle w:val="None"/>
                <w:sz w:val="18"/>
                <w:szCs w:val="18"/>
                <w:rtl w:val="0"/>
                <w:lang w:val="en-US"/>
              </w:rPr>
              <w:t>(To be detailed in SRAIS plan)</w:t>
            </w:r>
          </w:p>
        </w:tc>
        <w:tc>
          <w:tcPr>
            <w:tcW w:type="dxa" w:w="160"/>
            <w:tcBorders>
              <w:top w:val="nil"/>
              <w:left w:val="single" w:color="cccccc" w:sz="8" w:space="0" w:shadow="0" w:frame="0"/>
              <w:bottom w:val="nil"/>
              <w:right w:val="nil"/>
            </w:tcBorders>
            <w:shd w:val="clear" w:color="auto" w:fill="auto"/>
            <w:tcMar>
              <w:top w:type="dxa" w:w="80"/>
              <w:left w:type="dxa" w:w="80"/>
              <w:bottom w:type="dxa" w:w="80"/>
              <w:right w:type="dxa" w:w="80"/>
            </w:tcMar>
            <w:vAlign w:val="bottom"/>
          </w:tcPr>
          <w:p/>
        </w:tc>
      </w:tr>
      <w:tr>
        <w:tblPrEx>
          <w:shd w:val="clear" w:color="auto" w:fill="ced7e7"/>
        </w:tblPrEx>
        <w:trPr>
          <w:trHeight w:val="293" w:hRule="atLeast"/>
        </w:trPr>
        <w:tc>
          <w:tcPr>
            <w:tcW w:type="dxa" w:w="1211"/>
            <w:tcBorders>
              <w:top w:val="single" w:color="cccccc" w:sz="8" w:space="0" w:shadow="0" w:frame="0"/>
              <w:left w:val="single" w:color="cccccc" w:sz="8" w:space="0" w:shadow="0" w:frame="0"/>
              <w:bottom w:val="single" w:color="cccccc" w:sz="8" w:space="0" w:shadow="0" w:frame="0"/>
              <w:right w:val="single" w:color="cccccc" w:sz="8" w:space="0" w:shadow="0" w:frame="0"/>
            </w:tcBorders>
            <w:shd w:val="clear" w:color="auto" w:fill="ea9999"/>
            <w:tcMar>
              <w:top w:type="dxa" w:w="80"/>
              <w:left w:type="dxa" w:w="80"/>
              <w:bottom w:type="dxa" w:w="80"/>
              <w:right w:type="dxa" w:w="80"/>
            </w:tcMar>
            <w:vAlign w:val="center"/>
          </w:tcPr>
          <w:p>
            <w:pPr>
              <w:pStyle w:val="Body"/>
              <w:spacing w:line="240" w:lineRule="auto"/>
            </w:pPr>
            <w:r>
              <w:rPr>
                <w:rStyle w:val="None"/>
                <w:b w:val="1"/>
                <w:bCs w:val="1"/>
                <w:outline w:val="0"/>
                <w:color w:val="1f1f1f"/>
                <w:sz w:val="18"/>
                <w:szCs w:val="18"/>
                <w:u w:color="1f1f1f"/>
                <w:rtl w:val="0"/>
                <w:lang w:val="en-US"/>
                <w14:textFill>
                  <w14:solidFill>
                    <w14:srgbClr w14:val="1F1F1F"/>
                  </w14:solidFill>
                </w14:textFill>
              </w:rPr>
              <w:t>Consensus</w:t>
            </w:r>
          </w:p>
        </w:tc>
        <w:tc>
          <w:tcPr>
            <w:tcW w:type="dxa" w:w="2716"/>
            <w:tcBorders>
              <w:top w:val="single" w:color="cccccc" w:sz="8" w:space="0" w:shadow="0" w:frame="0"/>
              <w:left w:val="single" w:color="cccccc" w:sz="8" w:space="0" w:shadow="0" w:frame="0"/>
              <w:bottom w:val="single" w:color="cccccc" w:sz="8" w:space="0" w:shadow="0" w:frame="0"/>
              <w:right w:val="single" w:color="cccccc" w:sz="8" w:space="0" w:shadow="0" w:frame="0"/>
            </w:tcBorders>
            <w:shd w:val="clear" w:color="auto" w:fill="ea9999"/>
            <w:tcMar>
              <w:top w:type="dxa" w:w="80"/>
              <w:left w:type="dxa" w:w="80"/>
              <w:bottom w:type="dxa" w:w="80"/>
              <w:right w:type="dxa" w:w="80"/>
            </w:tcMar>
            <w:vAlign w:val="center"/>
          </w:tcPr>
          <w:p>
            <w:pPr>
              <w:pStyle w:val="Body"/>
              <w:spacing w:line="240" w:lineRule="auto"/>
            </w:pPr>
            <w:r>
              <w:rPr>
                <w:rStyle w:val="None"/>
                <w:outline w:val="0"/>
                <w:color w:val="1f1f1f"/>
                <w:sz w:val="18"/>
                <w:szCs w:val="18"/>
                <w:u w:color="1f1f1f"/>
                <w:rtl w:val="0"/>
                <w:lang w:val="en-US"/>
                <w14:textFill>
                  <w14:solidFill>
                    <w14:srgbClr w14:val="1F1F1F"/>
                  </w14:solidFill>
                </w14:textFill>
              </w:rPr>
              <w:t>Initial Configuration</w:t>
            </w:r>
          </w:p>
        </w:tc>
        <w:tc>
          <w:tcPr>
            <w:tcW w:type="dxa" w:w="2626"/>
            <w:tcBorders>
              <w:top w:val="single" w:color="cccccc" w:sz="8" w:space="0" w:shadow="0" w:frame="0"/>
              <w:left w:val="single" w:color="cccccc" w:sz="8" w:space="0" w:shadow="0" w:frame="0"/>
              <w:bottom w:val="single" w:color="cccccc" w:sz="8" w:space="0" w:shadow="0" w:frame="0"/>
              <w:right w:val="single" w:color="cccccc" w:sz="8" w:space="0" w:shadow="0" w:frame="0"/>
            </w:tcBorders>
            <w:shd w:val="clear" w:color="auto" w:fill="c9daf8"/>
            <w:tcMar>
              <w:top w:type="dxa" w:w="80"/>
              <w:left w:type="dxa" w:w="80"/>
              <w:bottom w:type="dxa" w:w="80"/>
              <w:right w:type="dxa" w:w="80"/>
            </w:tcMar>
            <w:vAlign w:val="center"/>
          </w:tcPr>
          <w:p>
            <w:pPr>
              <w:pStyle w:val="Body"/>
              <w:spacing w:line="240" w:lineRule="auto"/>
            </w:pPr>
            <w:r>
              <w:rPr>
                <w:rStyle w:val="None"/>
                <w:sz w:val="18"/>
                <w:szCs w:val="18"/>
                <w:rtl w:val="0"/>
                <w:lang w:val="en-US"/>
              </w:rPr>
              <w:t>RAI dimension</w:t>
            </w:r>
          </w:p>
        </w:tc>
        <w:tc>
          <w:tcPr>
            <w:tcW w:type="dxa" w:w="2635"/>
            <w:tcBorders>
              <w:top w:val="single" w:color="cccccc" w:sz="8" w:space="0" w:shadow="0" w:frame="0"/>
              <w:left w:val="single" w:color="cccccc" w:sz="8" w:space="0" w:shadow="0" w:frame="0"/>
              <w:bottom w:val="single" w:color="cccccc" w:sz="8" w:space="0" w:shadow="0" w:frame="0"/>
              <w:right w:val="single" w:color="cccccc" w:sz="8" w:space="0" w:shadow="0" w:frame="0"/>
            </w:tcBorders>
            <w:shd w:val="clear" w:color="auto" w:fill="c9daf8"/>
            <w:tcMar>
              <w:top w:type="dxa" w:w="80"/>
              <w:left w:type="dxa" w:w="80"/>
              <w:bottom w:type="dxa" w:w="80"/>
              <w:right w:type="dxa" w:w="80"/>
            </w:tcMar>
            <w:vAlign w:val="center"/>
          </w:tcPr>
          <w:p>
            <w:pPr>
              <w:pStyle w:val="Body"/>
              <w:spacing w:line="240" w:lineRule="auto"/>
            </w:pPr>
            <w:r>
              <w:rPr>
                <w:rStyle w:val="None"/>
                <w:sz w:val="18"/>
                <w:szCs w:val="18"/>
                <w:rtl w:val="0"/>
                <w:lang w:val="en-US"/>
              </w:rPr>
              <w:t>RAI Mitigation strategy</w:t>
            </w:r>
          </w:p>
        </w:tc>
        <w:tc>
          <w:tcPr>
            <w:tcW w:type="dxa" w:w="160"/>
            <w:tcBorders>
              <w:top w:val="nil"/>
              <w:left w:val="single" w:color="cccccc" w:sz="8"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1100" w:hRule="atLeast"/>
        </w:trPr>
        <w:tc>
          <w:tcPr>
            <w:tcW w:type="dxa" w:w="1211"/>
            <w:tcBorders>
              <w:top w:val="single" w:color="cccccc" w:sz="8" w:space="0" w:shadow="0" w:frame="0"/>
              <w:left w:val="single" w:color="cccccc" w:sz="8" w:space="0" w:shadow="0" w:frame="0"/>
              <w:bottom w:val="nil"/>
              <w:right w:val="single" w:color="cccccc" w:sz="8" w:space="0" w:shadow="0" w:frame="0"/>
            </w:tcBorders>
            <w:shd w:val="clear" w:color="auto" w:fill="auto"/>
            <w:tcMar>
              <w:top w:type="dxa" w:w="80"/>
              <w:left w:type="dxa" w:w="80"/>
              <w:bottom w:type="dxa" w:w="80"/>
              <w:right w:type="dxa" w:w="80"/>
            </w:tcMar>
            <w:vAlign w:val="center"/>
          </w:tcPr>
          <w:p>
            <w:pPr>
              <w:pStyle w:val="Body"/>
              <w:spacing w:line="240" w:lineRule="auto"/>
            </w:pPr>
            <w:r>
              <w:rPr>
                <w:rStyle w:val="None"/>
                <w:sz w:val="18"/>
                <w:szCs w:val="18"/>
                <w:rtl w:val="0"/>
                <w:lang w:val="en-US"/>
              </w:rPr>
              <w:t xml:space="preserve">Input level </w:t>
            </w:r>
          </w:p>
        </w:tc>
        <w:tc>
          <w:tcPr>
            <w:tcW w:type="dxa" w:w="2716"/>
            <w:tcBorders>
              <w:top w:val="single" w:color="cccccc" w:sz="8" w:space="0" w:shadow="0" w:frame="0"/>
              <w:left w:val="single" w:color="cccccc" w:sz="8" w:space="0" w:shadow="0" w:frame="0"/>
              <w:bottom w:val="nil"/>
              <w:right w:val="single" w:color="cccccc" w:sz="8" w:space="0" w:shadow="0" w:frame="0"/>
            </w:tcBorders>
            <w:shd w:val="clear" w:color="auto" w:fill="auto"/>
            <w:tcMar>
              <w:top w:type="dxa" w:w="80"/>
              <w:left w:type="dxa" w:w="80"/>
              <w:bottom w:type="dxa" w:w="80"/>
              <w:right w:type="dxa" w:w="80"/>
            </w:tcMar>
            <w:vAlign w:val="center"/>
          </w:tcPr>
          <w:p>
            <w:pPr>
              <w:pStyle w:val="Body"/>
              <w:spacing w:line="240" w:lineRule="auto"/>
            </w:pPr>
            <w:r>
              <w:rPr>
                <w:rStyle w:val="None"/>
                <w:sz w:val="18"/>
                <w:szCs w:val="18"/>
                <w:rtl w:val="0"/>
                <w:lang w:val="en-US"/>
              </w:rPr>
              <w:t xml:space="preserve">1. Selecting </w:t>
            </w:r>
            <w:r>
              <w:rPr>
                <w:rStyle w:val="None"/>
                <w:sz w:val="18"/>
                <w:szCs w:val="18"/>
                <w:rtl w:val="0"/>
                <w:lang w:val="en-US"/>
              </w:rPr>
              <w:t>a</w:t>
            </w:r>
            <w:r>
              <w:rPr>
                <w:rStyle w:val="None"/>
                <w:sz w:val="18"/>
                <w:szCs w:val="18"/>
                <w:rtl w:val="0"/>
                <w:lang w:val="en-US"/>
              </w:rPr>
              <w:t xml:space="preserve">gents </w:t>
            </w:r>
            <w:r>
              <w:rPr>
                <w:rStyle w:val="None"/>
                <w:sz w:val="18"/>
                <w:szCs w:val="18"/>
                <w:lang w:val="en-US"/>
              </w:rPr>
              <w:br w:type="textWrapping"/>
            </w:r>
            <w:r>
              <w:rPr>
                <w:rStyle w:val="None"/>
                <w:sz w:val="18"/>
                <w:szCs w:val="18"/>
                <w:rtl w:val="0"/>
                <w:lang w:val="en-US"/>
              </w:rPr>
              <w:t>2. Selecting workflows (Group Chat</w:t>
            </w:r>
            <w:r>
              <w:rPr>
                <w:rStyle w:val="None"/>
                <w:sz w:val="18"/>
                <w:szCs w:val="18"/>
                <w:rtl w:val="0"/>
                <w:lang w:val="en-US"/>
              </w:rPr>
              <w:t xml:space="preserve">, </w:t>
            </w:r>
            <w:r>
              <w:rPr>
                <w:rStyle w:val="None"/>
                <w:sz w:val="18"/>
                <w:szCs w:val="18"/>
                <w:rtl w:val="0"/>
                <w:lang w:val="en-US"/>
              </w:rPr>
              <w:t>Sequential Chat</w:t>
            </w:r>
            <w:r>
              <w:rPr>
                <w:rStyle w:val="None"/>
                <w:sz w:val="18"/>
                <w:szCs w:val="18"/>
                <w:rtl w:val="0"/>
                <w:lang w:val="en-US"/>
              </w:rPr>
              <w:t xml:space="preserve">, </w:t>
            </w:r>
            <w:r>
              <w:rPr>
                <w:rStyle w:val="None"/>
                <w:sz w:val="18"/>
                <w:szCs w:val="18"/>
                <w:rtl w:val="0"/>
                <w:lang w:val="en-US"/>
              </w:rPr>
              <w:t>…</w:t>
            </w:r>
            <w:r>
              <w:rPr>
                <w:rStyle w:val="None"/>
                <w:sz w:val="18"/>
                <w:szCs w:val="18"/>
                <w:rtl w:val="0"/>
                <w:lang w:val="en-US"/>
              </w:rPr>
              <w:t>)</w:t>
            </w:r>
            <w:r>
              <w:rPr>
                <w:rStyle w:val="None"/>
                <w:sz w:val="18"/>
                <w:szCs w:val="18"/>
                <w:lang w:val="en-US"/>
              </w:rPr>
              <w:br w:type="textWrapping"/>
            </w:r>
            <w:r>
              <w:rPr>
                <w:rStyle w:val="None"/>
                <w:sz w:val="18"/>
                <w:szCs w:val="18"/>
                <w:rtl w:val="0"/>
                <w:lang w:val="en-US"/>
              </w:rPr>
              <w:t>3. Fixing number of rounds for discussion between agents</w:t>
            </w:r>
          </w:p>
        </w:tc>
        <w:tc>
          <w:tcPr>
            <w:tcW w:type="dxa" w:w="2626"/>
            <w:tcBorders>
              <w:top w:val="single" w:color="cccccc" w:sz="8" w:space="0" w:shadow="0" w:frame="0"/>
              <w:left w:val="single" w:color="cccccc" w:sz="8" w:space="0" w:shadow="0" w:frame="0"/>
              <w:bottom w:val="nil"/>
              <w:right w:val="single" w:color="cccccc" w:sz="8" w:space="0" w:shadow="0" w:frame="0"/>
            </w:tcBorders>
            <w:shd w:val="clear" w:color="auto" w:fill="auto"/>
            <w:tcMar>
              <w:top w:type="dxa" w:w="80"/>
              <w:left w:type="dxa" w:w="80"/>
              <w:bottom w:type="dxa" w:w="80"/>
              <w:right w:type="dxa" w:w="80"/>
            </w:tcMar>
            <w:vAlign w:val="center"/>
          </w:tcPr>
          <w:p>
            <w:pPr>
              <w:pStyle w:val="Body"/>
              <w:spacing w:line="240" w:lineRule="auto"/>
            </w:pPr>
            <w:r>
              <w:rPr>
                <w:rStyle w:val="None"/>
                <w:sz w:val="18"/>
                <w:szCs w:val="18"/>
                <w:rtl w:val="0"/>
                <w:lang w:val="en-US"/>
              </w:rPr>
              <w:t>Fairness</w:t>
            </w:r>
            <w:r>
              <w:rPr>
                <w:rStyle w:val="None"/>
                <w:sz w:val="18"/>
                <w:szCs w:val="18"/>
                <w:rtl w:val="0"/>
                <w:lang w:val="en-US"/>
              </w:rPr>
              <w:t xml:space="preserve"> of RAI agents and in consensus scheme</w:t>
            </w:r>
          </w:p>
        </w:tc>
        <w:tc>
          <w:tcPr>
            <w:tcW w:type="dxa" w:w="2635"/>
            <w:tcBorders>
              <w:top w:val="single" w:color="cccccc" w:sz="8" w:space="0" w:shadow="0" w:frame="0"/>
              <w:left w:val="single" w:color="cccccc" w:sz="8" w:space="0" w:shadow="0" w:frame="0"/>
              <w:bottom w:val="nil"/>
              <w:right w:val="single" w:color="cccccc" w:sz="8" w:space="0" w:shadow="0" w:frame="0"/>
            </w:tcBorders>
            <w:shd w:val="clear" w:color="auto" w:fill="auto"/>
            <w:tcMar>
              <w:top w:type="dxa" w:w="80"/>
              <w:left w:type="dxa" w:w="80"/>
              <w:bottom w:type="dxa" w:w="80"/>
              <w:right w:type="dxa" w:w="80"/>
            </w:tcMar>
            <w:vAlign w:val="center"/>
          </w:tcPr>
          <w:p>
            <w:pPr>
              <w:pStyle w:val="Body"/>
              <w:spacing w:line="240" w:lineRule="auto"/>
            </w:pPr>
            <w:r>
              <w:rPr>
                <w:rStyle w:val="None"/>
                <w:sz w:val="18"/>
                <w:szCs w:val="18"/>
                <w:rtl w:val="0"/>
                <w:lang w:val="en-US"/>
              </w:rPr>
              <w:t>(To be detailed in SRAIS plan)</w:t>
            </w:r>
          </w:p>
        </w:tc>
        <w:tc>
          <w:tcPr>
            <w:tcW w:type="dxa" w:w="160"/>
            <w:tcBorders>
              <w:top w:val="nil"/>
              <w:left w:val="single" w:color="cccccc" w:sz="8"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604" w:hRule="atLeast"/>
        </w:trPr>
        <w:tc>
          <w:tcPr>
            <w:tcW w:type="dxa" w:w="1211"/>
            <w:tcBorders>
              <w:top w:val="nil"/>
              <w:left w:val="single" w:color="cccccc" w:sz="8" w:space="0" w:shadow="0" w:frame="0"/>
              <w:bottom w:val="single" w:color="cccccc" w:sz="8" w:space="0" w:shadow="0" w:frame="0"/>
              <w:right w:val="single" w:color="cccccc" w:sz="8" w:space="0" w:shadow="0" w:frame="0"/>
            </w:tcBorders>
            <w:shd w:val="clear" w:color="auto" w:fill="auto"/>
            <w:tcMar>
              <w:top w:type="dxa" w:w="80"/>
              <w:left w:type="dxa" w:w="80"/>
              <w:bottom w:type="dxa" w:w="80"/>
              <w:right w:type="dxa" w:w="80"/>
            </w:tcMar>
            <w:vAlign w:val="center"/>
          </w:tcPr>
          <w:p>
            <w:pPr>
              <w:pStyle w:val="Body"/>
              <w:spacing w:line="240" w:lineRule="auto"/>
            </w:pPr>
            <w:r>
              <w:rPr>
                <w:rStyle w:val="None"/>
                <w:sz w:val="18"/>
                <w:szCs w:val="18"/>
                <w:rtl w:val="0"/>
                <w:lang w:val="en-US"/>
              </w:rPr>
              <w:t>Output level</w:t>
            </w:r>
          </w:p>
        </w:tc>
        <w:tc>
          <w:tcPr>
            <w:tcW w:type="dxa" w:w="2716"/>
            <w:tcBorders>
              <w:top w:val="nil"/>
              <w:left w:val="single" w:color="cccccc" w:sz="8" w:space="0" w:shadow="0" w:frame="0"/>
              <w:bottom w:val="single" w:color="cccccc" w:sz="8" w:space="0" w:shadow="0" w:frame="0"/>
              <w:right w:val="single" w:color="cccccc" w:sz="8" w:space="0" w:shadow="0" w:frame="0"/>
            </w:tcBorders>
            <w:shd w:val="clear" w:color="auto" w:fill="auto"/>
            <w:tcMar>
              <w:top w:type="dxa" w:w="80"/>
              <w:left w:type="dxa" w:w="80"/>
              <w:bottom w:type="dxa" w:w="80"/>
              <w:right w:type="dxa" w:w="80"/>
            </w:tcMar>
            <w:vAlign w:val="center"/>
          </w:tcPr>
          <w:p>
            <w:pPr>
              <w:pStyle w:val="Body"/>
              <w:spacing w:line="240" w:lineRule="auto"/>
            </w:pPr>
            <w:r>
              <w:rPr>
                <w:rStyle w:val="None"/>
                <w:sz w:val="18"/>
                <w:szCs w:val="18"/>
                <w:rtl w:val="0"/>
                <w:lang w:val="en-US"/>
              </w:rPr>
              <w:t>Selecting which LLM/Agent will conclude the discussion between the agents</w:t>
            </w:r>
          </w:p>
        </w:tc>
        <w:tc>
          <w:tcPr>
            <w:tcW w:type="dxa" w:w="2626"/>
            <w:tcBorders>
              <w:top w:val="nil"/>
              <w:left w:val="single" w:color="cccccc" w:sz="8" w:space="0" w:shadow="0" w:frame="0"/>
              <w:bottom w:val="single" w:color="cccccc" w:sz="8" w:space="0" w:shadow="0" w:frame="0"/>
              <w:right w:val="single" w:color="cccccc" w:sz="8" w:space="0" w:shadow="0" w:frame="0"/>
            </w:tcBorders>
            <w:shd w:val="clear" w:color="auto" w:fill="auto"/>
            <w:tcMar>
              <w:top w:type="dxa" w:w="80"/>
              <w:left w:type="dxa" w:w="80"/>
              <w:bottom w:type="dxa" w:w="80"/>
              <w:right w:type="dxa" w:w="80"/>
            </w:tcMar>
            <w:vAlign w:val="center"/>
          </w:tcPr>
          <w:p>
            <w:pPr>
              <w:pStyle w:val="Body"/>
              <w:spacing w:line="240" w:lineRule="auto"/>
            </w:pPr>
            <w:r>
              <w:rPr>
                <w:rFonts w:ascii="Arial" w:hAnsi="Arial"/>
                <w:sz w:val="18"/>
                <w:szCs w:val="18"/>
                <w:rtl w:val="0"/>
              </w:rPr>
              <w:t>Fairness of agents representations in consensus closure (output)</w:t>
            </w:r>
          </w:p>
        </w:tc>
        <w:tc>
          <w:tcPr>
            <w:tcW w:type="dxa" w:w="2635"/>
            <w:tcBorders>
              <w:top w:val="nil"/>
              <w:left w:val="single" w:color="cccccc" w:sz="8" w:space="0" w:shadow="0" w:frame="0"/>
              <w:bottom w:val="single" w:color="cccccc" w:sz="8" w:space="0" w:shadow="0" w:frame="0"/>
              <w:right w:val="single" w:color="cccccc" w:sz="8" w:space="0" w:shadow="0" w:frame="0"/>
            </w:tcBorders>
            <w:shd w:val="clear" w:color="auto" w:fill="auto"/>
            <w:tcMar>
              <w:top w:type="dxa" w:w="80"/>
              <w:left w:type="dxa" w:w="80"/>
              <w:bottom w:type="dxa" w:w="80"/>
              <w:right w:type="dxa" w:w="80"/>
            </w:tcMar>
            <w:vAlign w:val="center"/>
          </w:tcPr>
          <w:p>
            <w:pPr>
              <w:pStyle w:val="Body"/>
              <w:spacing w:line="240" w:lineRule="auto"/>
            </w:pPr>
            <w:r>
              <w:rPr>
                <w:rStyle w:val="None"/>
                <w:sz w:val="18"/>
                <w:szCs w:val="18"/>
                <w:rtl w:val="0"/>
                <w:lang w:val="en-US"/>
              </w:rPr>
              <w:t>(To be detailed in SRAIS plan)</w:t>
            </w:r>
          </w:p>
        </w:tc>
        <w:tc>
          <w:tcPr>
            <w:tcW w:type="dxa" w:w="160"/>
            <w:tcBorders>
              <w:top w:val="nil"/>
              <w:left w:val="single" w:color="cccccc" w:sz="8" w:space="0" w:shadow="0" w:frame="0"/>
              <w:bottom w:val="nil"/>
              <w:right w:val="nil"/>
            </w:tcBorders>
            <w:shd w:val="clear" w:color="auto" w:fill="auto"/>
            <w:tcMar>
              <w:top w:type="dxa" w:w="80"/>
              <w:left w:type="dxa" w:w="80"/>
              <w:bottom w:type="dxa" w:w="80"/>
              <w:right w:type="dxa" w:w="80"/>
            </w:tcMar>
            <w:vAlign w:val="bottom"/>
          </w:tcPr>
          <w:p/>
        </w:tc>
      </w:tr>
      <w:tr>
        <w:tblPrEx>
          <w:shd w:val="clear" w:color="auto" w:fill="ced7e7"/>
        </w:tblPrEx>
        <w:trPr>
          <w:trHeight w:val="440" w:hRule="atLeast"/>
        </w:trPr>
        <w:tc>
          <w:tcPr>
            <w:tcW w:type="dxa" w:w="1211"/>
            <w:tcBorders>
              <w:top w:val="single" w:color="cccccc" w:sz="8" w:space="0" w:shadow="0" w:frame="0"/>
              <w:left w:val="single" w:color="cccccc" w:sz="8" w:space="0" w:shadow="0" w:frame="0"/>
              <w:bottom w:val="single" w:color="cccccc" w:sz="8" w:space="0" w:shadow="0" w:frame="0"/>
              <w:right w:val="single" w:color="cccccc" w:sz="8" w:space="0" w:shadow="0" w:frame="0"/>
            </w:tcBorders>
            <w:shd w:val="clear" w:color="auto" w:fill="ea9999"/>
            <w:tcMar>
              <w:top w:type="dxa" w:w="80"/>
              <w:left w:type="dxa" w:w="80"/>
              <w:bottom w:type="dxa" w:w="80"/>
              <w:right w:type="dxa" w:w="80"/>
            </w:tcMar>
            <w:vAlign w:val="center"/>
          </w:tcPr>
          <w:p>
            <w:pPr>
              <w:pStyle w:val="Body"/>
              <w:spacing w:line="240" w:lineRule="auto"/>
            </w:pPr>
            <w:r>
              <w:rPr>
                <w:rStyle w:val="None"/>
                <w:b w:val="1"/>
                <w:bCs w:val="1"/>
                <w:outline w:val="0"/>
                <w:color w:val="1f1f1f"/>
                <w:sz w:val="18"/>
                <w:szCs w:val="18"/>
                <w:u w:color="1f1f1f"/>
                <w:rtl w:val="0"/>
                <w:lang w:val="en-US"/>
                <w14:textFill>
                  <w14:solidFill>
                    <w14:srgbClr w14:val="1F1F1F"/>
                  </w14:solidFill>
                </w14:textFill>
              </w:rPr>
              <w:t>Leakage</w:t>
            </w:r>
          </w:p>
        </w:tc>
        <w:tc>
          <w:tcPr>
            <w:tcW w:type="dxa" w:w="2716"/>
            <w:tcBorders>
              <w:top w:val="single" w:color="cccccc" w:sz="8" w:space="0" w:shadow="0" w:frame="0"/>
              <w:left w:val="single" w:color="cccccc" w:sz="8" w:space="0" w:shadow="0" w:frame="0"/>
              <w:bottom w:val="single" w:color="cccccc" w:sz="8" w:space="0" w:shadow="0" w:frame="0"/>
              <w:right w:val="single" w:color="cccccc" w:sz="8" w:space="0" w:shadow="0" w:frame="0"/>
            </w:tcBorders>
            <w:shd w:val="clear" w:color="auto" w:fill="ea9999"/>
            <w:tcMar>
              <w:top w:type="dxa" w:w="80"/>
              <w:left w:type="dxa" w:w="80"/>
              <w:bottom w:type="dxa" w:w="80"/>
              <w:right w:type="dxa" w:w="80"/>
            </w:tcMar>
            <w:vAlign w:val="center"/>
          </w:tcPr>
          <w:p>
            <w:pPr>
              <w:pStyle w:val="Body"/>
              <w:spacing w:line="240" w:lineRule="auto"/>
            </w:pPr>
            <w:r>
              <w:rPr>
                <w:rStyle w:val="None"/>
                <w:outline w:val="0"/>
                <w:color w:val="1f1f1f"/>
                <w:sz w:val="18"/>
                <w:szCs w:val="18"/>
                <w:u w:color="1f1f1f"/>
                <w:rtl w:val="0"/>
                <w:lang w:val="en-US"/>
                <w14:textFill>
                  <w14:solidFill>
                    <w14:srgbClr w14:val="1F1F1F"/>
                  </w14:solidFill>
                </w14:textFill>
              </w:rPr>
              <w:t>Initial Configuration</w:t>
            </w:r>
          </w:p>
        </w:tc>
        <w:tc>
          <w:tcPr>
            <w:tcW w:type="dxa" w:w="2626"/>
            <w:tcBorders>
              <w:top w:val="single" w:color="cccccc" w:sz="8" w:space="0" w:shadow="0" w:frame="0"/>
              <w:left w:val="single" w:color="cccccc" w:sz="8" w:space="0" w:shadow="0" w:frame="0"/>
              <w:bottom w:val="single" w:color="cccccc" w:sz="8" w:space="0" w:shadow="0" w:frame="0"/>
              <w:right w:val="single" w:color="cccccc" w:sz="8" w:space="0" w:shadow="0" w:frame="0"/>
            </w:tcBorders>
            <w:shd w:val="clear" w:color="auto" w:fill="c9daf8"/>
            <w:tcMar>
              <w:top w:type="dxa" w:w="80"/>
              <w:left w:type="dxa" w:w="80"/>
              <w:bottom w:type="dxa" w:w="80"/>
              <w:right w:type="dxa" w:w="80"/>
            </w:tcMar>
            <w:vAlign w:val="center"/>
          </w:tcPr>
          <w:p>
            <w:pPr>
              <w:pStyle w:val="Body"/>
              <w:spacing w:line="240" w:lineRule="auto"/>
            </w:pPr>
            <w:r>
              <w:rPr>
                <w:rStyle w:val="None"/>
                <w:sz w:val="18"/>
                <w:szCs w:val="18"/>
                <w:rtl w:val="0"/>
                <w:lang w:val="en-US"/>
              </w:rPr>
              <w:t>RAI dimension</w:t>
            </w:r>
          </w:p>
        </w:tc>
        <w:tc>
          <w:tcPr>
            <w:tcW w:type="dxa" w:w="2635"/>
            <w:tcBorders>
              <w:top w:val="single" w:color="cccccc" w:sz="8" w:space="0" w:shadow="0" w:frame="0"/>
              <w:left w:val="single" w:color="cccccc" w:sz="8" w:space="0" w:shadow="0" w:frame="0"/>
              <w:bottom w:val="single" w:color="cccccc" w:sz="8" w:space="0" w:shadow="0" w:frame="0"/>
              <w:right w:val="single" w:color="cccccc" w:sz="8" w:space="0" w:shadow="0" w:frame="0"/>
            </w:tcBorders>
            <w:shd w:val="clear" w:color="auto" w:fill="c9daf8"/>
            <w:tcMar>
              <w:top w:type="dxa" w:w="80"/>
              <w:left w:type="dxa" w:w="80"/>
              <w:bottom w:type="dxa" w:w="80"/>
              <w:right w:type="dxa" w:w="80"/>
            </w:tcMar>
            <w:vAlign w:val="center"/>
          </w:tcPr>
          <w:p>
            <w:pPr>
              <w:pStyle w:val="Body"/>
              <w:spacing w:line="240" w:lineRule="auto"/>
            </w:pPr>
            <w:r>
              <w:rPr>
                <w:rStyle w:val="None"/>
                <w:sz w:val="18"/>
                <w:szCs w:val="18"/>
                <w:rtl w:val="0"/>
                <w:lang w:val="en-US"/>
              </w:rPr>
              <w:t>RAI Mitigation strategy/methodology</w:t>
            </w:r>
          </w:p>
        </w:tc>
        <w:tc>
          <w:tcPr>
            <w:tcW w:type="dxa" w:w="160"/>
            <w:tcBorders>
              <w:top w:val="nil"/>
              <w:left w:val="single" w:color="cccccc" w:sz="8"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804" w:hRule="atLeast"/>
        </w:trPr>
        <w:tc>
          <w:tcPr>
            <w:tcW w:type="dxa" w:w="1211"/>
            <w:tcBorders>
              <w:top w:val="single" w:color="cccccc" w:sz="8" w:space="0" w:shadow="0" w:frame="0"/>
              <w:left w:val="single" w:color="cccccc" w:sz="8" w:space="0" w:shadow="0" w:frame="0"/>
              <w:bottom w:val="nil"/>
              <w:right w:val="single" w:color="cccccc" w:sz="8" w:space="0" w:shadow="0" w:frame="0"/>
            </w:tcBorders>
            <w:shd w:val="clear" w:color="auto" w:fill="auto"/>
            <w:tcMar>
              <w:top w:type="dxa" w:w="80"/>
              <w:left w:type="dxa" w:w="80"/>
              <w:bottom w:type="dxa" w:w="80"/>
              <w:right w:type="dxa" w:w="80"/>
            </w:tcMar>
            <w:vAlign w:val="center"/>
          </w:tcPr>
          <w:p>
            <w:pPr>
              <w:pStyle w:val="Body"/>
              <w:spacing w:line="240" w:lineRule="auto"/>
            </w:pPr>
            <w:r>
              <w:rPr>
                <w:rStyle w:val="None"/>
                <w:sz w:val="18"/>
                <w:szCs w:val="18"/>
                <w:rtl w:val="0"/>
                <w:lang w:val="en-US"/>
              </w:rPr>
              <w:t xml:space="preserve">Input level </w:t>
            </w:r>
          </w:p>
        </w:tc>
        <w:tc>
          <w:tcPr>
            <w:tcW w:type="dxa" w:w="2716"/>
            <w:tcBorders>
              <w:top w:val="single" w:color="cccccc" w:sz="8" w:space="0" w:shadow="0" w:frame="0"/>
              <w:left w:val="single" w:color="cccccc" w:sz="8" w:space="0" w:shadow="0" w:frame="0"/>
              <w:bottom w:val="nil"/>
              <w:right w:val="single" w:color="cccccc" w:sz="8" w:space="0" w:shadow="0" w:frame="0"/>
            </w:tcBorders>
            <w:shd w:val="clear" w:color="auto" w:fill="auto"/>
            <w:tcMar>
              <w:top w:type="dxa" w:w="80"/>
              <w:left w:type="dxa" w:w="80"/>
              <w:bottom w:type="dxa" w:w="80"/>
              <w:right w:type="dxa" w:w="80"/>
            </w:tcMar>
            <w:vAlign w:val="center"/>
          </w:tcPr>
          <w:p>
            <w:pPr>
              <w:pStyle w:val="Body"/>
              <w:spacing w:line="240" w:lineRule="auto"/>
            </w:pPr>
            <w:r>
              <w:rPr>
                <w:rStyle w:val="None"/>
                <w:sz w:val="18"/>
                <w:szCs w:val="18"/>
                <w:rtl w:val="0"/>
                <w:lang w:val="en-US"/>
              </w:rPr>
              <w:t xml:space="preserve">Back source referencing - to ensure all outputs can be trace back to the </w:t>
            </w:r>
            <w:r>
              <w:rPr>
                <w:rStyle w:val="None"/>
                <w:sz w:val="18"/>
                <w:szCs w:val="18"/>
                <w:rtl w:val="0"/>
                <w:lang w:val="en-US"/>
              </w:rPr>
              <w:t>source</w:t>
            </w:r>
            <w:r>
              <w:rPr>
                <w:rStyle w:val="None"/>
                <w:sz w:val="18"/>
                <w:szCs w:val="18"/>
                <w:rtl w:val="0"/>
                <w:lang w:val="en-US"/>
              </w:rPr>
              <w:t xml:space="preserve"> from where the answer has come in.</w:t>
            </w:r>
          </w:p>
        </w:tc>
        <w:tc>
          <w:tcPr>
            <w:tcW w:type="dxa" w:w="2626"/>
            <w:tcBorders>
              <w:top w:val="single" w:color="cccccc" w:sz="8" w:space="0" w:shadow="0" w:frame="0"/>
              <w:left w:val="single" w:color="cccccc" w:sz="8" w:space="0" w:shadow="0" w:frame="0"/>
              <w:bottom w:val="nil"/>
              <w:right w:val="single" w:color="cccccc" w:sz="8"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rtl w:val="0"/>
                <w:lang w:val="en-US"/>
              </w:rPr>
              <w:t xml:space="preserve">Source referencing </w:t>
            </w:r>
            <w:r>
              <w:rPr>
                <w:rStyle w:val="None"/>
                <w:sz w:val="18"/>
                <w:szCs w:val="18"/>
                <w:rtl w:val="0"/>
                <w:lang w:val="en-US"/>
              </w:rPr>
              <w:t>m</w:t>
            </w:r>
            <w:r>
              <w:rPr>
                <w:rStyle w:val="None"/>
                <w:sz w:val="18"/>
                <w:szCs w:val="18"/>
                <w:rtl w:val="0"/>
                <w:lang w:val="en-US"/>
              </w:rPr>
              <w:t xml:space="preserve">ay result in </w:t>
            </w:r>
            <w:r>
              <w:rPr>
                <w:rStyle w:val="None"/>
                <w:sz w:val="18"/>
                <w:szCs w:val="18"/>
                <w:rtl w:val="0"/>
                <w:lang w:val="en-US"/>
              </w:rPr>
              <w:t>leaking</w:t>
            </w:r>
            <w:r>
              <w:rPr>
                <w:rStyle w:val="None"/>
                <w:sz w:val="18"/>
                <w:szCs w:val="18"/>
                <w:rtl w:val="0"/>
                <w:lang w:val="en-US"/>
              </w:rPr>
              <w:t xml:space="preserve"> </w:t>
            </w:r>
            <w:r>
              <w:rPr>
                <w:rStyle w:val="None"/>
                <w:sz w:val="18"/>
                <w:szCs w:val="18"/>
                <w:rtl w:val="0"/>
                <w:lang w:val="en-US"/>
              </w:rPr>
              <w:t xml:space="preserve">private </w:t>
            </w:r>
            <w:r>
              <w:rPr>
                <w:rStyle w:val="None"/>
                <w:sz w:val="18"/>
                <w:szCs w:val="18"/>
                <w:rtl w:val="0"/>
                <w:lang w:val="en-US"/>
              </w:rPr>
              <w:t xml:space="preserve">information </w:t>
            </w:r>
            <w:r>
              <w:rPr>
                <w:rStyle w:val="None"/>
                <w:sz w:val="18"/>
                <w:szCs w:val="18"/>
                <w:rtl w:val="0"/>
                <w:lang w:val="en-US"/>
              </w:rPr>
              <w:t>beyond what is necessary</w:t>
            </w:r>
          </w:p>
        </w:tc>
        <w:tc>
          <w:tcPr>
            <w:tcW w:type="dxa" w:w="2635"/>
            <w:tcBorders>
              <w:top w:val="single" w:color="cccccc" w:sz="8" w:space="0" w:shadow="0" w:frame="0"/>
              <w:left w:val="single" w:color="cccccc" w:sz="8" w:space="0" w:shadow="0" w:frame="0"/>
              <w:bottom w:val="nil"/>
              <w:right w:val="single" w:color="cccccc" w:sz="8" w:space="0" w:shadow="0" w:frame="0"/>
            </w:tcBorders>
            <w:shd w:val="clear" w:color="auto" w:fill="auto"/>
            <w:tcMar>
              <w:top w:type="dxa" w:w="80"/>
              <w:left w:type="dxa" w:w="80"/>
              <w:bottom w:type="dxa" w:w="80"/>
              <w:right w:type="dxa" w:w="80"/>
            </w:tcMar>
            <w:vAlign w:val="center"/>
          </w:tcPr>
          <w:p>
            <w:pPr>
              <w:pStyle w:val="Body"/>
              <w:spacing w:line="240" w:lineRule="auto"/>
            </w:pPr>
            <w:r>
              <w:rPr>
                <w:rStyle w:val="None"/>
                <w:sz w:val="18"/>
                <w:szCs w:val="18"/>
                <w:rtl w:val="0"/>
                <w:lang w:val="en-US"/>
              </w:rPr>
              <w:t>(To be detailed in SRAIS plan)</w:t>
            </w:r>
          </w:p>
        </w:tc>
        <w:tc>
          <w:tcPr>
            <w:tcW w:type="dxa" w:w="160"/>
            <w:tcBorders>
              <w:top w:val="nil"/>
              <w:left w:val="single" w:color="cccccc" w:sz="8"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440" w:hRule="atLeast"/>
        </w:trPr>
        <w:tc>
          <w:tcPr>
            <w:tcW w:type="dxa" w:w="1211"/>
            <w:tcBorders>
              <w:top w:val="nil"/>
              <w:left w:val="single" w:color="cccccc" w:sz="8" w:space="0" w:shadow="0" w:frame="0"/>
              <w:bottom w:val="single" w:color="cccccc" w:sz="8" w:space="0" w:shadow="0" w:frame="0"/>
              <w:right w:val="single" w:color="cccccc" w:sz="8" w:space="0" w:shadow="0" w:frame="0"/>
            </w:tcBorders>
            <w:shd w:val="clear" w:color="auto" w:fill="auto"/>
            <w:tcMar>
              <w:top w:type="dxa" w:w="80"/>
              <w:left w:type="dxa" w:w="80"/>
              <w:bottom w:type="dxa" w:w="80"/>
              <w:right w:type="dxa" w:w="80"/>
            </w:tcMar>
            <w:vAlign w:val="center"/>
          </w:tcPr>
          <w:p>
            <w:pPr>
              <w:pStyle w:val="Body"/>
              <w:spacing w:line="240" w:lineRule="auto"/>
            </w:pPr>
            <w:r>
              <w:rPr>
                <w:rStyle w:val="None"/>
                <w:sz w:val="18"/>
                <w:szCs w:val="18"/>
                <w:rtl w:val="0"/>
                <w:lang w:val="en-US"/>
              </w:rPr>
              <w:t>Output level</w:t>
            </w:r>
          </w:p>
        </w:tc>
        <w:tc>
          <w:tcPr>
            <w:tcW w:type="dxa" w:w="2716"/>
            <w:tcBorders>
              <w:top w:val="nil"/>
              <w:left w:val="single" w:color="cccccc" w:sz="8" w:space="0" w:shadow="0" w:frame="0"/>
              <w:bottom w:val="single" w:color="cccccc" w:sz="8" w:space="0" w:shadow="0" w:frame="0"/>
              <w:right w:val="single" w:color="cccccc" w:sz="8" w:space="0" w:shadow="0" w:frame="0"/>
            </w:tcBorders>
            <w:shd w:val="clear" w:color="auto" w:fill="auto"/>
            <w:tcMar>
              <w:top w:type="dxa" w:w="80"/>
              <w:left w:type="dxa" w:w="80"/>
              <w:bottom w:type="dxa" w:w="80"/>
              <w:right w:type="dxa" w:w="80"/>
            </w:tcMar>
            <w:vAlign w:val="center"/>
          </w:tcPr>
          <w:p>
            <w:pPr>
              <w:pStyle w:val="Body"/>
              <w:spacing w:line="240" w:lineRule="auto"/>
            </w:pPr>
            <w:r>
              <w:rPr>
                <w:rStyle w:val="None"/>
                <w:sz w:val="18"/>
                <w:szCs w:val="18"/>
                <w:rtl w:val="0"/>
                <w:lang w:val="en-US"/>
              </w:rPr>
              <w:t>Back source referenced data</w:t>
            </w:r>
          </w:p>
        </w:tc>
        <w:tc>
          <w:tcPr>
            <w:tcW w:type="dxa" w:w="2626"/>
            <w:tcBorders>
              <w:top w:val="nil"/>
              <w:left w:val="single" w:color="cccccc" w:sz="8" w:space="0" w:shadow="0" w:frame="0"/>
              <w:bottom w:val="single" w:color="cccccc" w:sz="8" w:space="0" w:shadow="0" w:frame="0"/>
              <w:right w:val="single" w:color="cccccc" w:sz="8" w:space="0" w:shadow="0" w:frame="0"/>
            </w:tcBorders>
            <w:shd w:val="clear" w:color="auto" w:fill="auto"/>
            <w:tcMar>
              <w:top w:type="dxa" w:w="80"/>
              <w:left w:type="dxa" w:w="80"/>
              <w:bottom w:type="dxa" w:w="80"/>
              <w:right w:type="dxa" w:w="80"/>
            </w:tcMar>
            <w:vAlign w:val="center"/>
          </w:tcPr>
          <w:p>
            <w:pPr>
              <w:pStyle w:val="Body"/>
              <w:spacing w:line="240" w:lineRule="auto"/>
            </w:pPr>
            <w:r>
              <w:rPr>
                <w:rFonts w:ascii="Arial" w:hAnsi="Arial"/>
                <w:sz w:val="18"/>
                <w:szCs w:val="18"/>
                <w:rtl w:val="0"/>
                <w:lang w:val="en-US"/>
              </w:rPr>
              <w:t>Scope of reference source information shared</w:t>
            </w:r>
          </w:p>
        </w:tc>
        <w:tc>
          <w:tcPr>
            <w:tcW w:type="dxa" w:w="2635"/>
            <w:tcBorders>
              <w:top w:val="nil"/>
              <w:left w:val="single" w:color="cccccc" w:sz="8" w:space="0" w:shadow="0" w:frame="0"/>
              <w:bottom w:val="single" w:color="cccccc" w:sz="8" w:space="0" w:shadow="0" w:frame="0"/>
              <w:right w:val="single" w:color="cccccc" w:sz="8" w:space="0" w:shadow="0" w:frame="0"/>
            </w:tcBorders>
            <w:shd w:val="clear" w:color="auto" w:fill="auto"/>
            <w:tcMar>
              <w:top w:type="dxa" w:w="80"/>
              <w:left w:type="dxa" w:w="80"/>
              <w:bottom w:type="dxa" w:w="80"/>
              <w:right w:type="dxa" w:w="80"/>
            </w:tcMar>
            <w:vAlign w:val="center"/>
          </w:tcPr>
          <w:p>
            <w:pPr>
              <w:pStyle w:val="Body"/>
              <w:spacing w:line="240" w:lineRule="auto"/>
            </w:pPr>
            <w:r>
              <w:rPr>
                <w:rStyle w:val="None"/>
                <w:sz w:val="18"/>
                <w:szCs w:val="18"/>
                <w:rtl w:val="0"/>
                <w:lang w:val="en-US"/>
              </w:rPr>
              <w:t>(To be detailed in SRAIS plan)</w:t>
            </w:r>
          </w:p>
        </w:tc>
        <w:tc>
          <w:tcPr>
            <w:tcW w:type="dxa" w:w="160"/>
            <w:tcBorders>
              <w:top w:val="nil"/>
              <w:left w:val="single" w:color="cccccc" w:sz="8" w:space="0" w:shadow="0" w:frame="0"/>
              <w:bottom w:val="nil"/>
              <w:right w:val="nil"/>
            </w:tcBorders>
            <w:shd w:val="clear" w:color="auto" w:fill="auto"/>
            <w:tcMar>
              <w:top w:type="dxa" w:w="80"/>
              <w:left w:type="dxa" w:w="80"/>
              <w:bottom w:type="dxa" w:w="80"/>
              <w:right w:type="dxa" w:w="80"/>
            </w:tcMar>
            <w:vAlign w:val="bottom"/>
          </w:tcPr>
          <w:p/>
        </w:tc>
      </w:tr>
    </w:tbl>
    <w:p>
      <w:pPr>
        <w:pStyle w:val="Body"/>
        <w:widowControl w:val="0"/>
        <w:spacing w:line="240" w:lineRule="auto"/>
        <w:rPr>
          <w:del w:id="19" w:date="2024-09-08T17:34:44Z" w:author="Gilles Fayad"/>
        </w:rPr>
      </w:pPr>
    </w:p>
    <w:p>
      <w:pPr>
        <w:pStyle w:val="Body"/>
        <w:rPr>
          <w:del w:id="20" w:date="2024-09-08T17:34:44Z" w:author="Gilles Fayad"/>
        </w:rPr>
      </w:pPr>
    </w:p>
    <w:p>
      <w:pPr>
        <w:pStyle w:val="Heading 3"/>
        <w:rPr>
          <w:del w:id="21" w:date="2024-09-08T17:34:44Z" w:author="Gilles Fayad"/>
        </w:rPr>
      </w:pPr>
      <w:del w:id="22" w:date="2024-09-08T17:34:44Z" w:author="Gilles Fayad">
        <w:r>
          <w:rPr>
            <w:rStyle w:val="None"/>
            <w:rtl w:val="0"/>
            <w:lang w:val="en-US"/>
          </w:rPr>
          <w:delText>How to guarantee that the obtained RAI score is consistent?</w:delText>
        </w:r>
      </w:del>
      <w:del w:id="23" w:date="2024-09-08T17:34:44Z" w:author="Gilles Fayad">
        <w:r>
          <w:rPr>
            <w:rStyle w:val="None"/>
          </w:rPr>
          <w:tab/>
        </w:r>
      </w:del>
    </w:p>
    <w:p>
      <w:pPr>
        <w:pStyle w:val="Body"/>
        <w:rPr>
          <w:del w:id="24" w:date="2024-09-08T17:34:44Z" w:author="Gilles Fayad"/>
        </w:rPr>
      </w:pPr>
      <w:del w:id="25" w:date="2024-09-08T17:34:44Z" w:author="Gilles Fayad">
        <w:r>
          <w:rPr>
            <w:rStyle w:val="None"/>
            <w:rtl w:val="0"/>
            <w:lang w:val="en-US"/>
          </w:rPr>
          <w:delText>Focus is to ensure that the output generated can be linked to the source (Source back-referencing, Proprietary LINE technology) to ensure explainability which in turn helps bring in confidence and usability of the outcome.</w:delText>
        </w:r>
      </w:del>
    </w:p>
    <w:p>
      <w:pPr>
        <w:pStyle w:val="Body"/>
        <w:rPr>
          <w:del w:id="26" w:date="2024-09-08T17:34:44Z" w:author="Gilles Fayad"/>
        </w:rPr>
      </w:pPr>
      <w:del w:id="27" w:date="2024-09-08T17:34:44Z" w:author="Gilles Fayad">
        <w:r>
          <w:rPr>
            <w:rStyle w:val="None"/>
            <w:rtl w:val="0"/>
            <w:lang w:val="en-US"/>
          </w:rPr>
          <w:delText>However, in this approach we figured out a scenario which bring in a scenario where source backreferencing could expose information which may not be intended to be shows to other users</w:delText>
        </w:r>
      </w:del>
    </w:p>
    <w:p>
      <w:pPr>
        <w:pStyle w:val="Body"/>
        <w:rPr>
          <w:del w:id="28" w:date="2024-09-08T17:34:44Z" w:author="Gilles Fayad"/>
        </w:rPr>
      </w:pPr>
    </w:p>
    <w:p>
      <w:pPr>
        <w:pStyle w:val="Body"/>
        <w:widowControl w:val="0"/>
        <w:spacing w:line="240" w:lineRule="auto"/>
        <w:rPr>
          <w:del w:id="29" w:date="2024-09-08T17:41:11Z" w:author="Gilles Fayad"/>
        </w:rPr>
      </w:pPr>
    </w:p>
    <w:p>
      <w:pPr>
        <w:pStyle w:val="Body"/>
        <w:rPr>
          <w:del w:id="30" w:date="2024-09-08T17:41:11Z" w:author="Gilles Fayad"/>
        </w:rPr>
      </w:pPr>
      <w:del w:id="31" w:date="2024-09-08T17:41:11Z" w:author="Gilles Fayad">
        <w:r>
          <w:rPr>
            <w:rStyle w:val="None"/>
            <w:rtl w:val="0"/>
          </w:rPr>
          <w:delText xml:space="preserve"> </w:delText>
          <w:tab/>
        </w:r>
      </w:del>
    </w:p>
    <w:p>
      <w:pPr>
        <w:pStyle w:val="Heading 3"/>
        <w:rPr>
          <w:del w:id="32" w:date="2024-09-08T17:37:12Z" w:author="Gilles Fayad"/>
        </w:rPr>
      </w:pPr>
      <w:del w:id="33" w:date="2024-09-08T17:37:12Z" w:author="Gilles Fayad">
        <w:r>
          <w:rPr>
            <w:rStyle w:val="None"/>
            <w:rtl w:val="0"/>
            <w:lang w:val="en-US"/>
          </w:rPr>
          <w:delText>What is the selected mechanism to arrive at a common evaluation RAI score?</w:delText>
        </w:r>
      </w:del>
    </w:p>
    <w:p>
      <w:pPr>
        <w:pStyle w:val="Body"/>
        <w:rPr>
          <w:del w:id="34" w:date="2024-09-08T17:37:12Z" w:author="Gilles Fayad"/>
        </w:rPr>
      </w:pPr>
    </w:p>
    <w:p>
      <w:pPr>
        <w:pStyle w:val="Body"/>
        <w:widowControl w:val="0"/>
        <w:spacing w:line="240" w:lineRule="auto"/>
        <w:rPr>
          <w:del w:id="35" w:date="2024-09-08T17:37:12Z" w:author="Gilles Fayad"/>
        </w:rPr>
      </w:pPr>
    </w:p>
    <w:p>
      <w:pPr>
        <w:pStyle w:val="Body"/>
        <w:jc w:val="both"/>
        <w:rPr>
          <w:del w:id="36" w:date="2024-09-08T17:37:12Z" w:author="Gilles Fayad"/>
        </w:rPr>
      </w:pPr>
    </w:p>
    <w:p>
      <w:pPr>
        <w:pStyle w:val="Body"/>
        <w:jc w:val="both"/>
        <w:rPr>
          <w:del w:id="37" w:date="2024-09-08T17:37:12Z" w:author="Gilles Fayad"/>
        </w:rPr>
      </w:pPr>
    </w:p>
    <w:p>
      <w:pPr>
        <w:pStyle w:val="Body"/>
        <w:jc w:val="both"/>
        <w:rPr>
          <w:del w:id="38" w:date="2024-09-08T17:37:12Z" w:author="Gilles Fayad"/>
        </w:rPr>
      </w:pPr>
    </w:p>
    <w:p>
      <w:pPr>
        <w:pStyle w:val="Heading 2"/>
        <w:jc w:val="both"/>
        <w:rPr>
          <w:del w:id="39" w:date="2024-09-08T17:37:12Z" w:author="Gilles Fayad"/>
        </w:rPr>
      </w:pPr>
      <w:bookmarkStart w:name="_yvqui0hse7yw" w:id="40"/>
      <w:bookmarkEnd w:id="40"/>
      <w:del w:id="41" w:date="2024-09-08T17:37:12Z" w:author="Gilles Fayad">
        <w:r>
          <w:rPr>
            <w:rStyle w:val="None"/>
            <w:rtl w:val="0"/>
          </w:rPr>
          <w:delText>D</w:delText>
        </w:r>
      </w:del>
      <w:del w:id="42" w:date="2024-09-08T17:37:12Z" w:author="Gilles Fayad">
        <w:r>
          <w:rPr>
            <w:rStyle w:val="None"/>
            <w:rtl w:val="0"/>
            <w:lang w:val="en-US"/>
          </w:rPr>
          <w:delText>eep Dive potential objectives</w:delText>
        </w:r>
      </w:del>
    </w:p>
    <w:p>
      <w:pPr>
        <w:pStyle w:val="Body"/>
        <w:jc w:val="both"/>
        <w:rPr>
          <w:del w:id="43" w:date="2024-09-08T17:37:12Z" w:author="Gilles Fayad"/>
        </w:rPr>
      </w:pPr>
      <w:del w:id="44" w:date="2024-09-08T17:37:12Z" w:author="Gilles Fayad">
        <w:r>
          <w:rPr>
            <w:rStyle w:val="None"/>
            <w:rtl w:val="0"/>
            <w:lang w:val="en-US"/>
          </w:rPr>
          <w:delText xml:space="preserve">The team has agreed to focus this evaluation on the RAI aspects of the </w:delText>
        </w:r>
      </w:del>
      <w:del w:id="45" w:date="2024-09-08T17:37:12Z" w:author="Gilles Fayad">
        <w:r>
          <w:rPr>
            <w:rStyle w:val="None"/>
            <w:rtl w:val="0"/>
            <w:lang w:val="en-US"/>
          </w:rPr>
          <w:delText xml:space="preserve">agents </w:delText>
        </w:r>
      </w:del>
      <w:del w:id="46" w:date="2024-09-08T17:37:12Z" w:author="Gilles Fayad">
        <w:r>
          <w:rPr>
            <w:rStyle w:val="None"/>
            <w:rtl w:val="0"/>
            <w:lang w:val="en-US"/>
          </w:rPr>
          <w:delText>pooling mechanisms, and more specifically on how pooling is achieved in the  input stages described above:</w:delText>
        </w:r>
      </w:del>
    </w:p>
    <w:p>
      <w:pPr>
        <w:pStyle w:val="Body"/>
        <w:jc w:val="both"/>
        <w:rPr>
          <w:del w:id="47" w:date="2024-09-08T17:37:12Z" w:author="Gilles Fayad"/>
        </w:rPr>
      </w:pPr>
    </w:p>
    <w:p>
      <w:pPr>
        <w:pStyle w:val="Body"/>
        <w:numPr>
          <w:ilvl w:val="0"/>
          <w:numId w:val="16"/>
        </w:numPr>
        <w:jc w:val="both"/>
        <w:rPr>
          <w:lang w:val="en-US"/>
        </w:rPr>
      </w:pPr>
      <w:del w:id="48" w:date="2024-09-08T17:37:12Z" w:author="Gilles Fayad">
        <w:r>
          <w:rPr>
            <w:rStyle w:val="None"/>
            <w:rtl w:val="0"/>
            <w:lang w:val="en-US"/>
          </w:rPr>
          <w:delText xml:space="preserve">LLMs selection for RAI coworker selection: </w:delText>
        </w:r>
      </w:del>
    </w:p>
    <w:p>
      <w:pPr>
        <w:pStyle w:val="Body"/>
        <w:numPr>
          <w:ilvl w:val="1"/>
          <w:numId w:val="16"/>
        </w:numPr>
        <w:jc w:val="both"/>
        <w:rPr>
          <w:lang w:val="en-US"/>
        </w:rPr>
      </w:pPr>
      <w:del w:id="49" w:date="2024-09-08T17:37:12Z" w:author="Gilles Fayad">
        <w:r>
          <w:rPr>
            <w:rStyle w:val="None"/>
            <w:rtl w:val="0"/>
            <w:lang w:val="en-US"/>
          </w:rPr>
          <w:delText xml:space="preserve">How are LLMs selected? </w:delText>
        </w:r>
      </w:del>
    </w:p>
    <w:p>
      <w:pPr>
        <w:pStyle w:val="Body"/>
        <w:numPr>
          <w:ilvl w:val="1"/>
          <w:numId w:val="16"/>
        </w:numPr>
        <w:jc w:val="both"/>
        <w:rPr>
          <w:lang w:val="en-US"/>
        </w:rPr>
      </w:pPr>
      <w:del w:id="50" w:date="2024-09-08T17:37:12Z" w:author="Gilles Fayad">
        <w:r>
          <w:rPr>
            <w:rStyle w:val="None"/>
            <w:rtl w:val="0"/>
            <w:lang w:val="en-US"/>
          </w:rPr>
          <w:delText>What criteria are examined to determine their RAI trustworthiness?</w:delText>
        </w:r>
      </w:del>
    </w:p>
    <w:p>
      <w:pPr>
        <w:pStyle w:val="Body"/>
        <w:numPr>
          <w:ilvl w:val="1"/>
          <w:numId w:val="16"/>
        </w:numPr>
        <w:jc w:val="both"/>
        <w:rPr>
          <w:lang w:val="en-US"/>
        </w:rPr>
      </w:pPr>
      <w:del w:id="51" w:date="2024-09-08T17:37:12Z" w:author="Gilles Fayad">
        <w:r>
          <w:rPr>
            <w:rStyle w:val="None"/>
            <w:rtl w:val="0"/>
            <w:lang w:val="en-US"/>
          </w:rPr>
          <w:delText>How is the number of LLMs in the pool determined?</w:delText>
        </w:r>
      </w:del>
    </w:p>
    <w:p>
      <w:pPr>
        <w:pStyle w:val="Body"/>
        <w:numPr>
          <w:ilvl w:val="0"/>
          <w:numId w:val="16"/>
        </w:numPr>
        <w:jc w:val="both"/>
        <w:rPr>
          <w:lang w:val="en-US"/>
        </w:rPr>
      </w:pPr>
      <w:del w:id="52" w:date="2024-09-08T17:37:12Z" w:author="Gilles Fayad">
        <w:r>
          <w:rPr>
            <w:rStyle w:val="None"/>
            <w:rtl w:val="0"/>
            <w:lang w:val="en-US"/>
          </w:rPr>
          <w:delText>Parallel RAI coworker assessment:</w:delText>
        </w:r>
      </w:del>
    </w:p>
    <w:p>
      <w:pPr>
        <w:pStyle w:val="Body"/>
        <w:numPr>
          <w:ilvl w:val="1"/>
          <w:numId w:val="16"/>
        </w:numPr>
        <w:jc w:val="both"/>
        <w:rPr>
          <w:lang w:val="en-US"/>
        </w:rPr>
      </w:pPr>
      <w:del w:id="53" w:date="2024-09-08T17:37:12Z" w:author="Gilles Fayad">
        <w:r>
          <w:rPr>
            <w:rStyle w:val="None"/>
            <w:rtl w:val="0"/>
            <w:lang w:val="en-US"/>
          </w:rPr>
          <w:delText>How are RAI coworkers prompted to provide a score for each RAI dimension?</w:delText>
        </w:r>
      </w:del>
    </w:p>
    <w:p>
      <w:pPr>
        <w:pStyle w:val="Body"/>
        <w:numPr>
          <w:ilvl w:val="1"/>
          <w:numId w:val="16"/>
        </w:numPr>
        <w:jc w:val="both"/>
        <w:rPr>
          <w:lang w:val="en-US"/>
        </w:rPr>
      </w:pPr>
      <w:del w:id="54" w:date="2024-09-08T17:37:12Z" w:author="Gilles Fayad">
        <w:r>
          <w:rPr>
            <w:rStyle w:val="None"/>
            <w:rtl w:val="0"/>
            <w:lang w:val="en-US"/>
          </w:rPr>
          <w:delText>Is there an explanation associated with the score? If so, how is it generated?</w:delText>
        </w:r>
      </w:del>
    </w:p>
    <w:p>
      <w:pPr>
        <w:pStyle w:val="Body"/>
        <w:numPr>
          <w:ilvl w:val="0"/>
          <w:numId w:val="16"/>
        </w:numPr>
        <w:jc w:val="both"/>
        <w:rPr>
          <w:lang w:val="en-US"/>
        </w:rPr>
      </w:pPr>
      <w:del w:id="55" w:date="2024-09-08T17:37:12Z" w:author="Gilles Fayad">
        <w:r>
          <w:rPr>
            <w:rStyle w:val="None"/>
            <w:rtl w:val="0"/>
            <w:lang w:val="en-US"/>
          </w:rPr>
          <w:delText>Combination of individual RAI coworkers outputs into one consensual output:</w:delText>
        </w:r>
      </w:del>
    </w:p>
    <w:p>
      <w:pPr>
        <w:pStyle w:val="Body"/>
        <w:numPr>
          <w:ilvl w:val="1"/>
          <w:numId w:val="16"/>
        </w:numPr>
        <w:jc w:val="both"/>
        <w:rPr>
          <w:lang w:val="en-US"/>
        </w:rPr>
      </w:pPr>
      <w:del w:id="56" w:date="2024-09-08T17:37:12Z" w:author="Gilles Fayad">
        <w:r>
          <w:rPr>
            <w:rStyle w:val="None"/>
            <w:rtl w:val="0"/>
            <w:lang w:val="en-US"/>
          </w:rPr>
          <w:delText>What is the selected mechanism to arrive at a common evaluation RAI score?</w:delText>
        </w:r>
      </w:del>
    </w:p>
    <w:p>
      <w:pPr>
        <w:pStyle w:val="Body"/>
        <w:numPr>
          <w:ilvl w:val="2"/>
          <w:numId w:val="16"/>
        </w:numPr>
        <w:jc w:val="both"/>
        <w:rPr>
          <w:lang w:val="en-US"/>
        </w:rPr>
      </w:pPr>
      <w:del w:id="57" w:date="2024-09-08T17:37:12Z" w:author="Gilles Fayad">
        <w:r>
          <w:rPr>
            <w:rStyle w:val="None"/>
            <w:rtl w:val="0"/>
            <w:lang w:val="en-US"/>
          </w:rPr>
          <w:delText>Convergence to a given threshold?</w:delText>
        </w:r>
      </w:del>
    </w:p>
    <w:p>
      <w:pPr>
        <w:pStyle w:val="Body"/>
        <w:numPr>
          <w:ilvl w:val="2"/>
          <w:numId w:val="16"/>
        </w:numPr>
        <w:jc w:val="both"/>
        <w:rPr>
          <w:lang w:val="en-US"/>
        </w:rPr>
      </w:pPr>
      <w:del w:id="58" w:date="2024-09-08T17:37:12Z" w:author="Gilles Fayad">
        <w:r>
          <w:rPr>
            <w:rStyle w:val="None"/>
            <w:rtl w:val="0"/>
            <w:lang w:val="en-US"/>
          </w:rPr>
          <w:delText xml:space="preserve">Resources consumption (time spent, epochs, </w:delText>
        </w:r>
      </w:del>
      <w:del w:id="59" w:date="2024-09-08T17:37:12Z" w:author="Gilles Fayad">
        <w:r>
          <w:rPr>
            <w:rStyle w:val="None"/>
            <w:rtl w:val="0"/>
          </w:rPr>
          <w:delText>…</w:delText>
        </w:r>
      </w:del>
      <w:del w:id="60" w:date="2024-09-08T17:37:12Z" w:author="Gilles Fayad">
        <w:r>
          <w:rPr>
            <w:rStyle w:val="None"/>
            <w:rtl w:val="0"/>
          </w:rPr>
          <w:delText xml:space="preserve">) </w:delText>
        </w:r>
      </w:del>
    </w:p>
    <w:p>
      <w:pPr>
        <w:pStyle w:val="Body"/>
        <w:numPr>
          <w:ilvl w:val="1"/>
          <w:numId w:val="16"/>
        </w:numPr>
        <w:jc w:val="both"/>
        <w:rPr>
          <w:lang w:val="en-US"/>
        </w:rPr>
      </w:pPr>
      <w:del w:id="61" w:date="2024-09-08T17:37:12Z" w:author="Gilles Fayad">
        <w:r>
          <w:rPr>
            <w:rStyle w:val="None"/>
            <w:rtl w:val="0"/>
            <w:lang w:val="en-US"/>
          </w:rPr>
          <w:delText>How to guarantee that the obtained RAI score is consistent ?</w:delText>
        </w:r>
      </w:del>
    </w:p>
    <w:p>
      <w:pPr>
        <w:pStyle w:val="Body"/>
        <w:numPr>
          <w:ilvl w:val="2"/>
          <w:numId w:val="16"/>
        </w:numPr>
        <w:jc w:val="both"/>
        <w:rPr>
          <w:lang w:val="en-US"/>
        </w:rPr>
      </w:pPr>
      <w:del w:id="62" w:date="2024-09-08T17:37:12Z" w:author="Gilles Fayad">
        <w:r>
          <w:rPr>
            <w:rStyle w:val="None"/>
            <w:rtl w:val="0"/>
            <w:lang w:val="en-US"/>
          </w:rPr>
          <w:delText>E.g., could different LLMs have drastically opposite scores difficult to reconcile, and is the selected mechanism for convergence and resulting value consistent with the aim of the consensual approach?</w:delText>
        </w:r>
      </w:del>
    </w:p>
    <w:p>
      <w:pPr>
        <w:pStyle w:val="Body"/>
        <w:numPr>
          <w:ilvl w:val="1"/>
          <w:numId w:val="16"/>
        </w:numPr>
        <w:jc w:val="both"/>
        <w:rPr>
          <w:lang w:val="en-US"/>
        </w:rPr>
      </w:pPr>
      <w:del w:id="63" w:date="2024-09-08T17:37:12Z" w:author="Gilles Fayad">
        <w:r>
          <w:rPr>
            <w:rStyle w:val="None"/>
            <w:rtl w:val="0"/>
            <w:lang w:val="en-US"/>
          </w:rPr>
          <w:delText>How to demonstrate that the achieved consensual output score is better than a given single LLM score?</w:delText>
        </w:r>
      </w:del>
    </w:p>
    <w:p>
      <w:pPr>
        <w:pStyle w:val="Body"/>
        <w:jc w:val="both"/>
        <w:rPr>
          <w:del w:id="64" w:date="2024-09-08T17:37:12Z" w:author="Gilles Fayad"/>
        </w:rPr>
      </w:pPr>
    </w:p>
    <w:p>
      <w:pPr>
        <w:pStyle w:val="Body"/>
        <w:numPr>
          <w:ilvl w:val="0"/>
          <w:numId w:val="16"/>
        </w:numPr>
        <w:jc w:val="both"/>
        <w:rPr>
          <w:lang w:val="en-US"/>
        </w:rPr>
      </w:pPr>
      <w:del w:id="65" w:date="2024-09-08T17:37:12Z" w:author="Gilles Fayad">
        <w:r>
          <w:rPr>
            <w:rStyle w:val="None"/>
            <w:rtl w:val="0"/>
            <w:lang w:val="en-US"/>
          </w:rPr>
          <w:delText>Output guardrails:</w:delText>
        </w:r>
      </w:del>
    </w:p>
    <w:p>
      <w:pPr>
        <w:pStyle w:val="Body"/>
        <w:numPr>
          <w:ilvl w:val="1"/>
          <w:numId w:val="16"/>
        </w:numPr>
        <w:jc w:val="both"/>
        <w:rPr>
          <w:lang w:val="en-US"/>
        </w:rPr>
      </w:pPr>
      <w:del w:id="66" w:date="2024-09-08T17:37:12Z" w:author="Gilles Fayad">
        <w:r>
          <w:rPr>
            <w:rStyle w:val="None"/>
            <w:rtl w:val="0"/>
            <w:lang w:val="en-US"/>
          </w:rPr>
          <w:delText>How to demonstrate that the classification result are consistent with the established guardrails</w:delText>
        </w:r>
      </w:del>
    </w:p>
    <w:p>
      <w:pPr>
        <w:pStyle w:val="Body"/>
        <w:jc w:val="both"/>
        <w:rPr>
          <w:del w:id="67" w:date="2024-09-08T17:37:12Z" w:author="Gilles Fayad"/>
        </w:rPr>
      </w:pPr>
    </w:p>
    <w:p>
      <w:pPr>
        <w:pStyle w:val="Body"/>
        <w:jc w:val="both"/>
        <w:rPr>
          <w:del w:id="68" w:date="2024-09-08T17:37:12Z" w:author="Gilles Fayad"/>
        </w:rPr>
      </w:pPr>
      <w:del w:id="69" w:date="2024-09-08T17:37:12Z" w:author="Gilles Fayad">
        <w:r>
          <w:rPr>
            <w:rStyle w:val="None"/>
            <w:rtl w:val="0"/>
            <w:lang w:val="en-US"/>
          </w:rPr>
          <w:delText>It is understood that the AgentAnalytics.AI team is going to address these objectives from a practical perspective using empirical methods.Nevertheless, the demonstrations need to be representative and generalizable across use cases.</w:delText>
        </w:r>
      </w:del>
    </w:p>
    <w:p>
      <w:pPr>
        <w:pStyle w:val="Body"/>
        <w:jc w:val="both"/>
        <w:rPr>
          <w:del w:id="70" w:date="2024-09-08T17:37:12Z" w:author="Gilles Fayad"/>
        </w:rPr>
      </w:pPr>
    </w:p>
    <w:p>
      <w:pPr>
        <w:pStyle w:val="Heading 2"/>
        <w:jc w:val="both"/>
        <w:rPr>
          <w:del w:id="71" w:date="2024-09-08T17:37:12Z" w:author="Gilles Fayad"/>
        </w:rPr>
      </w:pPr>
      <w:bookmarkStart w:name="_dfno1sbyy6uu" w:id="72"/>
      <w:bookmarkEnd w:id="72"/>
      <w:del w:id="73" w:date="2024-09-08T17:37:12Z" w:author="Gilles Fayad">
        <w:r>
          <w:rPr>
            <w:rStyle w:val="None"/>
            <w:rtl w:val="0"/>
          </w:rPr>
          <w:delText>D</w:delText>
        </w:r>
      </w:del>
      <w:del w:id="74" w:date="2024-09-08T17:37:12Z" w:author="Gilles Fayad">
        <w:r>
          <w:rPr>
            <w:rStyle w:val="None"/>
            <w:rtl w:val="0"/>
            <w:lang w:val="en-US"/>
          </w:rPr>
          <w:delText>eep Dive objective retained</w:delText>
        </w:r>
      </w:del>
    </w:p>
    <w:p>
      <w:pPr>
        <w:pStyle w:val="Body"/>
        <w:rPr>
          <w:del w:id="75" w:date="2024-09-08T17:37:12Z" w:author="Gilles Fayad"/>
        </w:rPr>
      </w:pPr>
      <w:del w:id="76" w:date="2024-09-08T17:37:12Z" w:author="Gilles Fayad">
        <w:r>
          <w:rPr>
            <w:rStyle w:val="None"/>
            <w:rtl w:val="0"/>
            <w:lang w:val="en-US"/>
          </w:rPr>
          <w:delText>Of all the Deep Dive objectives presented, and given the amount of time allocated, it is suggested that the team focuses on the deep dive objective #3, namely the combination of individual RAI coworkers outputs into one consensual output. The milestones would be t identify:</w:delText>
        </w:r>
      </w:del>
    </w:p>
    <w:p>
      <w:pPr>
        <w:pStyle w:val="Body"/>
        <w:numPr>
          <w:ilvl w:val="1"/>
          <w:numId w:val="16"/>
        </w:numPr>
        <w:jc w:val="both"/>
        <w:rPr>
          <w:lang w:val="en-US"/>
        </w:rPr>
      </w:pPr>
      <w:del w:id="77" w:date="2024-09-08T17:37:12Z" w:author="Gilles Fayad">
        <w:r>
          <w:rPr>
            <w:rStyle w:val="None"/>
            <w:rtl w:val="0"/>
            <w:lang w:val="en-US"/>
          </w:rPr>
          <w:delText>What is the selected mechanism to arrive at a common evaluation RAI score?</w:delText>
        </w:r>
      </w:del>
    </w:p>
    <w:p>
      <w:pPr>
        <w:pStyle w:val="Body"/>
        <w:numPr>
          <w:ilvl w:val="2"/>
          <w:numId w:val="16"/>
        </w:numPr>
        <w:jc w:val="both"/>
        <w:rPr>
          <w:lang w:val="en-US"/>
        </w:rPr>
      </w:pPr>
      <w:del w:id="78" w:date="2024-09-08T17:37:12Z" w:author="Gilles Fayad">
        <w:r>
          <w:rPr>
            <w:rStyle w:val="None"/>
            <w:rtl w:val="0"/>
            <w:lang w:val="en-US"/>
          </w:rPr>
          <w:delText>Convergence to a given threshold?</w:delText>
        </w:r>
      </w:del>
    </w:p>
    <w:p>
      <w:pPr>
        <w:pStyle w:val="Body"/>
        <w:numPr>
          <w:ilvl w:val="2"/>
          <w:numId w:val="16"/>
        </w:numPr>
        <w:jc w:val="both"/>
        <w:rPr>
          <w:lang w:val="en-US"/>
        </w:rPr>
      </w:pPr>
      <w:del w:id="79" w:date="2024-09-08T17:37:12Z" w:author="Gilles Fayad">
        <w:r>
          <w:rPr>
            <w:rStyle w:val="None"/>
            <w:rtl w:val="0"/>
            <w:lang w:val="en-US"/>
          </w:rPr>
          <w:delText xml:space="preserve">Resources consumption (time spent, epochs, </w:delText>
        </w:r>
      </w:del>
      <w:del w:id="80" w:date="2024-09-08T17:37:12Z" w:author="Gilles Fayad">
        <w:r>
          <w:rPr>
            <w:rStyle w:val="None"/>
            <w:rtl w:val="0"/>
          </w:rPr>
          <w:delText>…</w:delText>
        </w:r>
      </w:del>
      <w:del w:id="81" w:date="2024-09-08T17:37:12Z" w:author="Gilles Fayad">
        <w:r>
          <w:rPr>
            <w:rStyle w:val="None"/>
            <w:rtl w:val="0"/>
          </w:rPr>
          <w:delText xml:space="preserve">) </w:delText>
        </w:r>
      </w:del>
    </w:p>
    <w:p>
      <w:pPr>
        <w:pStyle w:val="Body"/>
        <w:numPr>
          <w:ilvl w:val="1"/>
          <w:numId w:val="16"/>
        </w:numPr>
        <w:jc w:val="both"/>
        <w:rPr>
          <w:lang w:val="en-US"/>
        </w:rPr>
      </w:pPr>
      <w:del w:id="82" w:date="2024-09-08T17:37:12Z" w:author="Gilles Fayad">
        <w:r>
          <w:rPr>
            <w:rStyle w:val="None"/>
            <w:rtl w:val="0"/>
            <w:lang w:val="en-US"/>
          </w:rPr>
          <w:delText>How to guarantee that the obtained RAI score is consistent ?</w:delText>
        </w:r>
      </w:del>
    </w:p>
    <w:p>
      <w:pPr>
        <w:pStyle w:val="Body"/>
        <w:numPr>
          <w:ilvl w:val="2"/>
          <w:numId w:val="16"/>
        </w:numPr>
        <w:jc w:val="both"/>
        <w:rPr>
          <w:lang w:val="en-US"/>
        </w:rPr>
      </w:pPr>
      <w:del w:id="83" w:date="2024-09-08T17:37:12Z" w:author="Gilles Fayad">
        <w:r>
          <w:rPr>
            <w:rStyle w:val="None"/>
            <w:rtl w:val="0"/>
            <w:lang w:val="en-US"/>
          </w:rPr>
          <w:delText>E.g., could different LLMs have drastically opposite scores difficult to reconcile, and is the selected mechanism for convergence and resulting value consistent with the aim of the consensual approach?</w:delText>
        </w:r>
      </w:del>
    </w:p>
    <w:p>
      <w:pPr>
        <w:pStyle w:val="Body"/>
        <w:numPr>
          <w:ilvl w:val="1"/>
          <w:numId w:val="16"/>
        </w:numPr>
        <w:jc w:val="both"/>
        <w:rPr>
          <w:lang w:val="en-US"/>
        </w:rPr>
      </w:pPr>
      <w:del w:id="84" w:date="2024-09-08T17:37:12Z" w:author="Gilles Fayad">
        <w:r>
          <w:rPr>
            <w:rStyle w:val="None"/>
            <w:rtl w:val="0"/>
            <w:lang w:val="en-US"/>
          </w:rPr>
          <w:delText>How to demonstrate that the achieved consensual output score is better than a given single LLM score?</w:delText>
        </w:r>
      </w:del>
    </w:p>
    <w:p>
      <w:pPr>
        <w:pStyle w:val="Body"/>
        <w:jc w:val="both"/>
        <w:rPr>
          <w:del w:id="85" w:date="2024-09-08T17:37:12Z" w:author="Gilles Fayad"/>
        </w:rPr>
      </w:pPr>
    </w:p>
    <w:p>
      <w:pPr>
        <w:pStyle w:val="Heading 2"/>
        <w:jc w:val="both"/>
        <w:rPr>
          <w:del w:id="86" w:date="2024-09-08T17:37:12Z" w:author="Gilles Fayad"/>
        </w:rPr>
      </w:pPr>
      <w:bookmarkStart w:name="_bizdnhxbozgb" w:id="87"/>
      <w:bookmarkEnd w:id="87"/>
      <w:del w:id="88" w:date="2024-09-08T17:37:12Z" w:author="Gilles Fayad">
        <w:r>
          <w:rPr>
            <w:rStyle w:val="None"/>
            <w:rtl w:val="0"/>
          </w:rPr>
          <w:delText>D</w:delText>
        </w:r>
      </w:del>
      <w:del w:id="89" w:date="2024-09-08T17:37:12Z" w:author="Gilles Fayad">
        <w:r>
          <w:rPr>
            <w:rStyle w:val="None"/>
            <w:rtl w:val="0"/>
            <w:lang w:val="en-US"/>
          </w:rPr>
          <w:delText>eep Dive Planning</w:delText>
        </w:r>
      </w:del>
    </w:p>
    <w:p>
      <w:pPr>
        <w:pStyle w:val="Body"/>
        <w:rPr>
          <w:del w:id="90" w:date="2024-09-08T17:37:12Z" w:author="Gilles Fayad"/>
        </w:rPr>
      </w:pPr>
      <w:del w:id="91" w:date="2024-09-08T17:37:12Z" w:author="Gilles Fayad">
        <w:r>
          <w:rPr>
            <w:rStyle w:val="None"/>
            <w:rtl w:val="0"/>
            <w:lang w:val="en-US"/>
          </w:rPr>
          <w:delText>The deep dive program is meant to address the deep dive objectives over a four month period. A minimum of one meeting a month is required per the schedule below, with the last meeting intended to bring together the conclusions of the deep dive.</w:delText>
        </w:r>
      </w:del>
    </w:p>
    <w:p>
      <w:pPr>
        <w:pStyle w:val="Body"/>
        <w:rPr>
          <w:del w:id="92" w:date="2024-09-08T17:37:12Z" w:author="Gilles Fayad"/>
        </w:rPr>
      </w:pPr>
    </w:p>
    <w:p>
      <w:pPr>
        <w:pStyle w:val="Body"/>
        <w:rPr>
          <w:del w:id="93" w:date="2024-09-08T17:37:12Z" w:author="Gilles Fayad"/>
        </w:rPr>
      </w:pPr>
    </w:p>
    <w:p>
      <w:pPr>
        <w:pStyle w:val="Body"/>
        <w:widowControl w:val="0"/>
        <w:spacing w:line="240" w:lineRule="auto"/>
        <w:rPr>
          <w:del w:id="94" w:date="2024-09-08T17:37:12Z" w:author="Gilles Fayad"/>
        </w:rPr>
      </w:pPr>
    </w:p>
    <w:p>
      <w:pPr>
        <w:pStyle w:val="Heading"/>
        <w:keepLines w:val="0"/>
        <w:spacing w:before="0" w:after="0"/>
        <w:rPr>
          <w:del w:id="95" w:date="2024-09-08T17:37:12Z" w:author="Gilles Fayad"/>
        </w:rPr>
      </w:pPr>
      <w:bookmarkStart w:name="_ex927hyei83" w:id="96"/>
      <w:bookmarkEnd w:id="96"/>
    </w:p>
    <w:p>
      <w:pPr>
        <w:pStyle w:val="Body"/>
        <w:jc w:val="both"/>
        <w:rPr>
          <w:del w:id="97" w:date="2024-09-08T17:37:12Z" w:author="Gilles Fayad"/>
        </w:rPr>
      </w:pPr>
      <w:del w:id="98" w:date="2024-09-08T17:37:12Z" w:author="Gilles Fayad">
        <w:r>
          <w:rPr>
            <w:rStyle w:val="None"/>
            <w:rtl w:val="0"/>
            <w:lang w:val="en-US"/>
          </w:rPr>
          <w:delText xml:space="preserve">Given the complexity of the deep dive objectives and the amount of time spent trying to come to closure on the scope of the deep dive, the team has been meeting more than once a month till now, and will strive to maintain the same till the completion of the deep dive in September. </w:delText>
        </w:r>
      </w:del>
    </w:p>
    <w:p>
      <w:pPr>
        <w:pStyle w:val="Body"/>
        <w:jc w:val="both"/>
        <w:rPr>
          <w:del w:id="99" w:date="2024-09-08T17:37:12Z" w:author="Gilles Fayad"/>
        </w:rPr>
      </w:pPr>
    </w:p>
    <w:p>
      <w:pPr>
        <w:pStyle w:val="Body"/>
        <w:ind w:left="1440" w:firstLine="0"/>
        <w:jc w:val="both"/>
        <w:rPr>
          <w:del w:id="100" w:date="2024-09-08T17:37:12Z" w:author="Gilles Fayad"/>
          <w:rStyle w:val="None"/>
          <w:rFonts w:ascii="Century Gothic" w:cs="Century Gothic" w:hAnsi="Century Gothic" w:eastAsia="Century Gothic"/>
        </w:rPr>
      </w:pPr>
    </w:p>
    <w:p>
      <w:pPr>
        <w:pStyle w:val="Body"/>
        <w:widowControl w:val="0"/>
        <w:spacing w:line="240" w:lineRule="auto"/>
        <w:jc w:val="both"/>
        <w:rPr>
          <w:del w:id="101" w:date="2024-09-08T17:37:12Z" w:author="Gilles Fayad"/>
          <w:rStyle w:val="None"/>
          <w:rFonts w:ascii="Century Gothic" w:cs="Century Gothic" w:hAnsi="Century Gothic" w:eastAsia="Century Gothic"/>
        </w:rPr>
      </w:pPr>
    </w:p>
    <w:p>
      <w:pPr>
        <w:pStyle w:val="Body"/>
        <w:rPr>
          <w:del w:id="102" w:date="2024-09-08T17:37:12Z" w:author="Gilles Fayad"/>
        </w:rPr>
      </w:pPr>
    </w:p>
    <w:p>
      <w:pPr>
        <w:pStyle w:val="Body"/>
        <w:jc w:val="both"/>
        <w:rPr>
          <w:del w:id="103" w:date="2024-09-08T17:37:12Z" w:author="Gilles Fayad"/>
        </w:rPr>
      </w:pPr>
    </w:p>
    <w:p>
      <w:pPr>
        <w:pStyle w:val="Body"/>
        <w:jc w:val="both"/>
        <w:rPr>
          <w:del w:id="104" w:date="2024-09-08T17:37:12Z" w:author="Gilles Fayad"/>
        </w:rPr>
      </w:pPr>
    </w:p>
    <w:p>
      <w:pPr>
        <w:pStyle w:val="Body"/>
        <w:jc w:val="both"/>
        <w:rPr>
          <w:del w:id="105" w:date="2024-09-08T17:37:12Z" w:author="Gilles Fayad"/>
        </w:rPr>
      </w:pPr>
    </w:p>
    <w:p>
      <w:pPr>
        <w:pStyle w:val="Body"/>
        <w:jc w:val="both"/>
        <w:rPr>
          <w:del w:id="106" w:date="2024-09-08T17:37:12Z" w:author="Gilles Fayad"/>
        </w:rPr>
      </w:pPr>
    </w:p>
    <w:p>
      <w:pPr>
        <w:pStyle w:val="Body"/>
        <w:jc w:val="both"/>
        <w:rPr>
          <w:del w:id="107" w:date="2024-09-08T17:37:12Z" w:author="Gilles Fayad"/>
        </w:rPr>
      </w:pPr>
    </w:p>
    <w:p>
      <w:pPr>
        <w:pStyle w:val="Body"/>
        <w:jc w:val="both"/>
        <w:rPr>
          <w:del w:id="108" w:date="2024-09-08T17:37:12Z" w:author="Gilles Fayad"/>
        </w:rPr>
      </w:pPr>
    </w:p>
    <w:p>
      <w:pPr>
        <w:pStyle w:val="Body"/>
        <w:widowControl w:val="0"/>
        <w:spacing w:line="240" w:lineRule="auto"/>
        <w:jc w:val="both"/>
        <w:rPr>
          <w:del w:id="109" w:date="2024-09-08T17:37:12Z" w:author="Gilles Fayad"/>
        </w:rPr>
      </w:pPr>
    </w:p>
    <w:p>
      <w:pPr>
        <w:pStyle w:val="Body"/>
        <w:jc w:val="both"/>
      </w:pPr>
      <w:del w:id="110" w:date="2024-09-08T17:37:12Z" w:author="Gilles Fayad">
        <w:r>
          <w:rPr/>
        </w:r>
      </w:del>
    </w:p>
    <w:sectPr>
      <w:headerReference w:type="default" r:id="rId6"/>
      <w:footerReference w:type="default" r:id="rId7"/>
      <w:pgSz w:w="12240" w:h="15840" w:orient="portrait"/>
      <w:pgMar w:top="1440" w:right="1440" w:bottom="1440" w:left="1440" w:header="720" w:footer="720"/>
      <w:pgNumType w:start="1"/>
      <w:bidi w:val="0"/>
    </w:sectPr>
  </w:body>
</w:document>
</file>

<file path=word/comments.xml><?xml version="1.0" encoding="utf-8"?>
<w:comments xmlns:w="http://schemas.openxmlformats.org/wordprocessingml/2006/main" xmlns:r="http://schemas.openxmlformats.org/officeDocument/2006/relationships" xmlns:wp="http://schemas.openxmlformats.org/drawingml/2006/wordprocessingDrawing" xmlns:w14="http://schemas.microsoft.com/office/word/2010/wordml">
  <w:comment w:id="0" w:author="Laëtitia Vu" w:date="2024-08-12T16:50:00Z">
    <w:p w14:paraId="1111FFFF">
      <w:pPr>
        <w:pStyle w:val="Default"/>
        <w:bidi w:val="0"/>
      </w:pPr>
    </w:p>
    <w:p w14:paraId="11120000">
      <w:pPr>
        <w:pStyle w:val="Default"/>
        <w:bidi w:val="0"/>
      </w:pPr>
      <w:r>
        <w:rPr>
          <w:rFonts w:cs="Arial Unicode MS" w:eastAsia="Arial Unicode MS"/>
          <w:rtl w:val="0"/>
        </w:rPr>
        <w:t>@nitin@agentanalytics.ai</w:t>
      </w:r>
    </w:p>
    <w:p w14:paraId="11120001">
      <w:pPr>
        <w:pStyle w:val="Default"/>
        <w:bidi w:val="0"/>
      </w:pPr>
      <w:r>
        <w:rPr>
          <w:rFonts w:cs="Arial Unicode MS" w:eastAsia="Arial Unicode MS"/>
          <w:rtl w:val="0"/>
        </w:rPr>
        <w:t>_Assigned to nitin@agentanalytics.ai_</w:t>
      </w:r>
    </w:p>
  </w:comment>
  <w:comment w:id="1" w:author="Laëtitia Vu" w:date="2024-08-13T19:28:00Z">
    <w:p w14:paraId="11120002">
      <w:pPr>
        <w:pStyle w:val="Default"/>
        <w:bidi w:val="0"/>
      </w:pPr>
    </w:p>
    <w:p w14:paraId="11120003">
      <w:pPr>
        <w:pStyle w:val="Default"/>
        <w:bidi w:val="0"/>
      </w:pPr>
      <w:r>
        <w:rPr>
          <w:rFonts w:cs="Arial Unicode MS" w:eastAsia="Arial Unicode MS"/>
          <w:rtl w:val="0"/>
        </w:rPr>
        <w:t>@ranjan.relan@agentanalytics.ai</w:t>
      </w:r>
      <w:r>
        <w:rPr>
          <w:rFonts w:cs="Arial Unicode MS" w:eastAsia="Arial Unicode MS" w:hint="default"/>
          <w:rtl w:val="0"/>
        </w:rPr>
        <w:t> </w:t>
      </w:r>
    </w:p>
    <w:p w14:paraId="11120004">
      <w:pPr>
        <w:pStyle w:val="Default"/>
        <w:bidi w:val="0"/>
      </w:pPr>
      <w:r>
        <w:rPr>
          <w:rFonts w:cs="Arial Unicode MS" w:eastAsia="Arial Unicode MS"/>
          <w:rtl w:val="0"/>
        </w:rPr>
        <w:t>This document</w:t>
      </w:r>
      <w:r>
        <w:rPr>
          <w:rFonts w:cs="Arial Unicode MS" w:eastAsia="Arial Unicode MS" w:hint="default"/>
          <w:rtl w:val="0"/>
        </w:rPr>
        <w:t> </w:t>
      </w:r>
      <w:r>
        <w:rPr>
          <w:rFonts w:cs="Arial Unicode MS" w:eastAsia="Arial Unicode MS"/>
          <w:rtl w:val="0"/>
        </w:rPr>
        <w:t>needs to be filled by you and Nitin.</w:t>
      </w:r>
    </w:p>
    <w:p w14:paraId="11120005">
      <w:pPr>
        <w:pStyle w:val="Default"/>
        <w:bidi w:val="0"/>
      </w:pPr>
      <w:r>
        <w:rPr>
          <w:rFonts w:cs="Arial Unicode MS" w:eastAsia="Arial Unicode MS"/>
          <w:rtl w:val="0"/>
        </w:rPr>
        <w:t>_Assigned to ranjan.relan_</w:t>
      </w:r>
    </w:p>
  </w:comment>
  <w:comment w:id="3" w:author="Laëtitia Vu" w:date="2024-07-26T17:46:00Z">
    <w:p w14:paraId="11120006">
      <w:pPr>
        <w:pStyle w:val="Default"/>
        <w:bidi w:val="0"/>
      </w:pPr>
    </w:p>
    <w:p w14:paraId="11120007">
      <w:pPr>
        <w:pStyle w:val="Default"/>
        <w:bidi w:val="0"/>
      </w:pPr>
      <w:r>
        <w:rPr>
          <w:rFonts w:cs="Arial Unicode MS" w:eastAsia="Arial Unicode MS"/>
          <w:rtl w:val="0"/>
        </w:rPr>
        <w:t>To be checked by the lead mentor</w:t>
      </w:r>
    </w:p>
  </w:comment>
</w:comments>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entury Gothic">
    <w:charset w:val="00"/>
    <w:family w:val="roman"/>
    <w:pitch w:val="default"/>
  </w:font>
  <w:font w:name="Cambria">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jc w:val="right"/>
    </w:pPr>
    <w:r>
      <w:rPr>
        <w:rFonts w:ascii="Century Gothic" w:hAnsi="Century Gothic"/>
        <w:b w:val="1"/>
        <w:bCs w:val="1"/>
        <w:sz w:val="24"/>
        <w:szCs w:val="24"/>
      </w:rPr>
      <w:fldChar w:fldCharType="begin" w:fldLock="0"/>
    </w:r>
    <w:r>
      <w:rPr>
        <w:rFonts w:ascii="Century Gothic" w:hAnsi="Century Gothic"/>
        <w:b w:val="1"/>
        <w:bCs w:val="1"/>
        <w:sz w:val="24"/>
        <w:szCs w:val="24"/>
      </w:rPr>
      <w:instrText xml:space="preserve"> PAGE </w:instrText>
    </w:r>
    <w:r>
      <w:rPr>
        <w:rFonts w:ascii="Century Gothic" w:hAnsi="Century Gothic"/>
        <w:b w:val="1"/>
        <w:bCs w:val="1"/>
        <w:sz w:val="24"/>
        <w:szCs w:val="24"/>
      </w:rPr>
      <w:fldChar w:fldCharType="separate" w:fldLock="0"/>
    </w:r>
    <w:r>
      <w:rPr>
        <w:rFonts w:ascii="Century Gothic" w:hAnsi="Century Gothic"/>
        <w:b w:val="1"/>
        <w:bCs w:val="1"/>
        <w:sz w:val="24"/>
        <w:szCs w:val="24"/>
      </w:rPr>
    </w:r>
    <w:r>
      <w:rPr>
        <w:rFonts w:ascii="Century Gothic" w:hAnsi="Century Gothic"/>
        <w:b w:val="1"/>
        <w:bCs w:val="1"/>
        <w:sz w:val="24"/>
        <w:szCs w:val="24"/>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spacing w:line="240" w:lineRule="auto"/>
      <w:jc w:val="center"/>
    </w:pPr>
    <w:r>
      <w:drawing xmlns:a="http://schemas.openxmlformats.org/drawingml/2006/main">
        <wp:anchor distT="152400" distB="152400" distL="152400" distR="152400" simplePos="0" relativeHeight="251658240" behindDoc="1" locked="0" layoutInCell="1" allowOverlap="1">
          <wp:simplePos x="0" y="0"/>
          <wp:positionH relativeFrom="page">
            <wp:posOffset>3267075</wp:posOffset>
          </wp:positionH>
          <wp:positionV relativeFrom="page">
            <wp:posOffset>247650</wp:posOffset>
          </wp:positionV>
          <wp:extent cx="1243013" cy="394741"/>
          <wp:effectExtent l="0" t="0" r="0" b="0"/>
          <wp:wrapNone/>
          <wp:docPr id="1073741825" name="officeArt object" descr="image5.png"/>
          <wp:cNvGraphicFramePr/>
          <a:graphic xmlns:a="http://schemas.openxmlformats.org/drawingml/2006/main">
            <a:graphicData uri="http://schemas.openxmlformats.org/drawingml/2006/picture">
              <pic:pic xmlns:pic="http://schemas.openxmlformats.org/drawingml/2006/picture">
                <pic:nvPicPr>
                  <pic:cNvPr id="1073741825" name="image5.png" descr="image5.png"/>
                  <pic:cNvPicPr>
                    <a:picLocks noChangeAspect="1"/>
                  </pic:cNvPicPr>
                </pic:nvPicPr>
                <pic:blipFill>
                  <a:blip r:embed="rId1">
                    <a:extLst/>
                  </a:blip>
                  <a:stretch>
                    <a:fillRect/>
                  </a:stretch>
                </pic:blipFill>
                <pic:spPr>
                  <a:xfrm>
                    <a:off x="0" y="0"/>
                    <a:ext cx="1243013" cy="394741"/>
                  </a:xfrm>
                  <a:prstGeom prst="rect">
                    <a:avLst/>
                  </a:prstGeom>
                  <a:ln w="12700" cap="flat">
                    <a:noFill/>
                    <a:miter lim="400000"/>
                  </a:ln>
                  <a:effectLst/>
                </pic:spPr>
              </pic:pic>
            </a:graphicData>
          </a:graphic>
        </wp:anchor>
      </w:drawing>
    </w:r>
    <w:r>
      <w:drawing xmlns:a="http://schemas.openxmlformats.org/drawingml/2006/main">
        <wp:anchor distT="152400" distB="152400" distL="152400" distR="152400" simplePos="0" relativeHeight="251659264" behindDoc="1" locked="0" layoutInCell="1" allowOverlap="1">
          <wp:simplePos x="0" y="0"/>
          <wp:positionH relativeFrom="page">
            <wp:posOffset>-4761</wp:posOffset>
          </wp:positionH>
          <wp:positionV relativeFrom="page">
            <wp:posOffset>0</wp:posOffset>
          </wp:positionV>
          <wp:extent cx="7781925" cy="95250"/>
          <wp:effectExtent l="0" t="0" r="0" b="0"/>
          <wp:wrapNone/>
          <wp:docPr id="1073741826" name="officeArt object" descr="horizontal line"/>
          <wp:cNvGraphicFramePr/>
          <a:graphic xmlns:a="http://schemas.openxmlformats.org/drawingml/2006/main">
            <a:graphicData uri="http://schemas.openxmlformats.org/drawingml/2006/picture">
              <pic:pic xmlns:pic="http://schemas.openxmlformats.org/drawingml/2006/picture">
                <pic:nvPicPr>
                  <pic:cNvPr id="1073741826" name="horizontal line" descr="horizontal line"/>
                  <pic:cNvPicPr>
                    <a:picLocks noChangeAspect="1"/>
                  </pic:cNvPicPr>
                </pic:nvPicPr>
                <pic:blipFill>
                  <a:blip r:embed="rId2">
                    <a:extLst/>
                  </a:blip>
                  <a:stretch>
                    <a:fillRect/>
                  </a:stretch>
                </pic:blipFill>
                <pic:spPr>
                  <a:xfrm>
                    <a:off x="0" y="0"/>
                    <a:ext cx="7781925" cy="95250"/>
                  </a:xfrm>
                  <a:prstGeom prst="rect">
                    <a:avLst/>
                  </a:prstGeom>
                  <a:ln w="12700" cap="flat">
                    <a:noFill/>
                    <a:miter lim="400000"/>
                  </a:ln>
                  <a:effectLst/>
                </pic:spPr>
              </pic:pic>
            </a:graphicData>
          </a:graphic>
        </wp:anchor>
      </w:drawing>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bullet"/>
      <w:suff w:val="tab"/>
      <w:lvlText w:val="●"/>
      <w:lvlJc w:val="left"/>
      <w:pPr>
        <w:ind w:left="7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471"/>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471"/>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47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lowerLetter"/>
      <w:suff w:val="tab"/>
      <w:lvlText w:val="%1."/>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2160" w:hanging="471"/>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ind w:left="4320" w:hanging="471"/>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ind w:left="6480" w:hanging="471"/>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720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4"/>
  </w:abstractNum>
  <w:abstractNum w:abstractNumId="6">
    <w:multiLevelType w:val="hybridMultilevel"/>
    <w:styleLink w:val="Imported Style 4"/>
    <w:lvl w:ilvl="0">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5"/>
  </w:abstractNum>
  <w:abstractNum w:abstractNumId="8">
    <w:multiLevelType w:val="hybridMultilevel"/>
    <w:styleLink w:val="Imported Style 5"/>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numStyleLink w:val="Imported Style 6"/>
  </w:abstractNum>
  <w:abstractNum w:abstractNumId="10">
    <w:multiLevelType w:val="hybridMultilevel"/>
    <w:styleLink w:val="Imported Style 6"/>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48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48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48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1">
    <w:multiLevelType w:val="hybridMultilevel"/>
    <w:numStyleLink w:val="Numbered"/>
  </w:abstractNum>
  <w:abstractNum w:abstractNumId="12">
    <w:multiLevelType w:val="hybridMultilevel"/>
    <w:styleLink w:val="Numbered"/>
    <w:lvl w:ilvl="0">
      <w:start w:val="1"/>
      <w:numFmt w:val="decimal"/>
      <w:suff w:val="tab"/>
      <w:lvlText w:val="%1."/>
      <w:lvlJc w:val="left"/>
      <w:pPr>
        <w:ind w:left="232" w:hanging="232"/>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032" w:hanging="232"/>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832" w:hanging="23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632" w:hanging="232"/>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432" w:hanging="232"/>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232" w:hanging="23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32" w:hanging="232"/>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832" w:hanging="232"/>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632" w:hanging="23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3">
    <w:multiLevelType w:val="hybridMultilevel"/>
    <w:numStyleLink w:val="Imported Style 7"/>
  </w:abstractNum>
  <w:abstractNum w:abstractNumId="14">
    <w:multiLevelType w:val="hybridMultilevel"/>
    <w:styleLink w:val="Imported Style 7"/>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48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48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482"/>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2"/>
  </w:num>
  <w:num w:numId="3">
    <w:abstractNumId w:val="1"/>
  </w:num>
  <w:num w:numId="4">
    <w:abstractNumId w:val="4"/>
  </w:num>
  <w:num w:numId="5">
    <w:abstractNumId w:val="3"/>
  </w:num>
  <w:num w:numId="6">
    <w:abstractNumId w:val="1"/>
    <w:lvlOverride w:ilvl="0">
      <w:startOverride w:val="5"/>
    </w:lvlOverride>
  </w:num>
  <w:num w:numId="7">
    <w:abstractNumId w:val="6"/>
  </w:num>
  <w:num w:numId="8">
    <w:abstractNumId w:val="5"/>
  </w:num>
  <w:num w:numId="9">
    <w:abstractNumId w:val="8"/>
  </w:num>
  <w:num w:numId="10">
    <w:abstractNumId w:val="7"/>
  </w:num>
  <w:num w:numId="11">
    <w:abstractNumId w:val="10"/>
  </w:num>
  <w:num w:numId="12">
    <w:abstractNumId w:val="9"/>
  </w:num>
  <w:num w:numId="13">
    <w:abstractNumId w:val="12"/>
  </w:num>
  <w:num w:numId="14">
    <w:abstractNumId w:val="11"/>
  </w:num>
  <w:num w:numId="15">
    <w:abstractNumId w:val="14"/>
  </w:num>
  <w:num w:numId="16">
    <w:abstractNumId w:val="13"/>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trackRevisions/>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numbering" w:styleId="Imported Style 2">
    <w:name w:val="Imported Style 2"/>
    <w:pPr>
      <w:numPr>
        <w:numId w:val="2"/>
      </w:numPr>
    </w:pPr>
  </w:style>
  <w:style w:type="numbering" w:styleId="Imported Style 3">
    <w:name w:val="Imported Style 3"/>
    <w:pPr>
      <w:numPr>
        <w:numId w:val="4"/>
      </w:numPr>
    </w:pPr>
  </w:style>
  <w:style w:type="numbering" w:styleId="Imported Style 4">
    <w:name w:val="Imported Style 4"/>
    <w:pPr>
      <w:numPr>
        <w:numId w:val="7"/>
      </w:numPr>
    </w:pPr>
  </w:style>
  <w:style w:type="character" w:styleId="None">
    <w:name w:val="None"/>
  </w:style>
  <w:style w:type="character" w:styleId="Hyperlink.0">
    <w:name w:val="Hyperlink.0"/>
    <w:basedOn w:val="None"/>
    <w:next w:val="Hyperlink.0"/>
    <w:rPr>
      <w:outline w:val="0"/>
      <w:color w:val="1155cc"/>
      <w:u w:val="single" w:color="1155cc"/>
      <w14:textFill>
        <w14:solidFill>
          <w14:srgbClr w14:val="1155CC"/>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00" w:after="120" w:line="276" w:lineRule="auto"/>
      <w:ind w:left="0" w:right="0" w:firstLine="0"/>
      <w:jc w:val="left"/>
      <w:outlineLvl w:val="0"/>
    </w:pPr>
    <w:rPr>
      <w:rFonts w:ascii="Arial" w:cs="Arial" w:hAnsi="Arial" w:eastAsia="Arial"/>
      <w:b w:val="0"/>
      <w:bCs w:val="0"/>
      <w:i w:val="0"/>
      <w:iCs w:val="0"/>
      <w:caps w:val="0"/>
      <w:smallCaps w:val="0"/>
      <w:strike w:val="0"/>
      <w:dstrike w:val="0"/>
      <w:outline w:val="0"/>
      <w:color w:val="000000"/>
      <w:spacing w:val="0"/>
      <w:kern w:val="0"/>
      <w:position w:val="0"/>
      <w:sz w:val="40"/>
      <w:szCs w:val="40"/>
      <w:u w:val="none" w:color="000000"/>
      <w:shd w:val="nil" w:color="auto" w:fill="auto"/>
      <w:vertAlign w:val="baseline"/>
      <w14:textOutline>
        <w14:noFill/>
      </w14:textOutline>
      <w14:textFill>
        <w14:solidFill>
          <w14:srgbClr w14:val="000000"/>
        </w14:solidFill>
      </w14:textFill>
    </w:rPr>
  </w:style>
  <w:style w:type="numbering" w:styleId="Imported Style 5">
    <w:name w:val="Imported Style 5"/>
    <w:pPr>
      <w:numPr>
        <w:numId w:val="9"/>
      </w:numPr>
    </w:pPr>
  </w:style>
  <w:style w:type="paragraph" w:styleId="Heading 2">
    <w:name w:val="Heading 2"/>
    <w:next w:val="Body"/>
    <w:pPr>
      <w:keepNext w:val="1"/>
      <w:keepLines w:val="1"/>
      <w:pageBreakBefore w:val="0"/>
      <w:widowControl w:val="1"/>
      <w:shd w:val="clear" w:color="auto" w:fill="auto"/>
      <w:suppressAutoHyphens w:val="0"/>
      <w:bidi w:val="0"/>
      <w:spacing w:before="360" w:after="120" w:line="276" w:lineRule="auto"/>
      <w:ind w:left="0" w:right="0" w:firstLine="0"/>
      <w:jc w:val="left"/>
      <w:outlineLvl w:val="1"/>
    </w:pPr>
    <w:rPr>
      <w:rFonts w:ascii="Arial" w:cs="Arial" w:hAnsi="Arial" w:eastAsia="Arial"/>
      <w:b w:val="0"/>
      <w:bCs w:val="0"/>
      <w:i w:val="0"/>
      <w:iCs w:val="0"/>
      <w:caps w:val="0"/>
      <w:smallCaps w:val="0"/>
      <w:strike w:val="0"/>
      <w:dstrike w:val="0"/>
      <w:outline w:val="0"/>
      <w:color w:val="000000"/>
      <w:spacing w:val="0"/>
      <w:kern w:val="0"/>
      <w:position w:val="0"/>
      <w:sz w:val="32"/>
      <w:szCs w:val="32"/>
      <w:u w:val="none" w:color="000000"/>
      <w:shd w:val="nil" w:color="auto" w:fill="auto"/>
      <w:vertAlign w:val="baseline"/>
      <w14:textOutline>
        <w14:noFill/>
      </w14:textOutline>
      <w14:textFill>
        <w14:solidFill>
          <w14:srgbClr w14:val="000000"/>
        </w14:solidFill>
      </w14:textFill>
    </w:rPr>
  </w:style>
  <w:style w:type="numbering" w:styleId="Imported Style 6">
    <w:name w:val="Imported Style 6"/>
    <w:pPr>
      <w:numPr>
        <w:numId w:val="11"/>
      </w:numPr>
    </w:pPr>
  </w:style>
  <w:style w:type="paragraph" w:styleId="Heading 3">
    <w:name w:val="Heading 3"/>
    <w:next w:val="Body"/>
    <w:pPr>
      <w:keepNext w:val="1"/>
      <w:keepLines w:val="1"/>
      <w:pageBreakBefore w:val="0"/>
      <w:widowControl w:val="1"/>
      <w:shd w:val="clear" w:color="auto" w:fill="auto"/>
      <w:suppressAutoHyphens w:val="0"/>
      <w:bidi w:val="0"/>
      <w:spacing w:before="320" w:after="80" w:line="276" w:lineRule="auto"/>
      <w:ind w:left="0" w:right="0" w:firstLine="0"/>
      <w:jc w:val="left"/>
      <w:outlineLvl w:val="2"/>
    </w:pPr>
    <w:rPr>
      <w:rFonts w:ascii="Arial" w:cs="Arial Unicode MS" w:hAnsi="Arial" w:eastAsia="Arial Unicode MS"/>
      <w:b w:val="0"/>
      <w:bCs w:val="0"/>
      <w:i w:val="0"/>
      <w:iCs w:val="0"/>
      <w:caps w:val="0"/>
      <w:smallCaps w:val="0"/>
      <w:strike w:val="0"/>
      <w:dstrike w:val="0"/>
      <w:outline w:val="0"/>
      <w:color w:val="434343"/>
      <w:spacing w:val="0"/>
      <w:kern w:val="0"/>
      <w:position w:val="0"/>
      <w:sz w:val="28"/>
      <w:szCs w:val="28"/>
      <w:u w:val="none" w:color="434343"/>
      <w:shd w:val="nil" w:color="auto" w:fill="auto"/>
      <w:vertAlign w:val="baseline"/>
      <w:lang w:val="en-US"/>
      <w14:textOutline>
        <w14:noFill/>
      </w14:textOutline>
      <w14:textFill>
        <w14:solidFill>
          <w14:srgbClr w14:val="434343"/>
        </w14:solidFill>
      </w14:textFill>
    </w:rPr>
  </w:style>
  <w:style w:type="numbering" w:styleId="Numbered">
    <w:name w:val="Numbered"/>
    <w:pPr>
      <w:numPr>
        <w:numId w:val="13"/>
      </w:numPr>
    </w:pPr>
  </w:style>
  <w:style w:type="numbering" w:styleId="Imported Style 7">
    <w:name w:val="Imported Style 7"/>
    <w:pPr>
      <w:numPr>
        <w:numId w:val="15"/>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comments" Target="comments.xml"/><Relationship Id="rId9" Type="http://schemas.openxmlformats.org/officeDocument/2006/relationships/numbering" Target="numbering.xml"/><Relationship Id="rId10"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